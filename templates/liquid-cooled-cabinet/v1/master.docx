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5000" w:type="pct"/>
        <w:tblInd w:w="0"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autofit"/>
        <w:tblCellMar>
          <w:top w:w="0" w:type="dxa"/>
          <w:left w:w="289" w:type="dxa"/>
          <w:bottom w:w="0" w:type="dxa"/>
          <w:right w:w="289" w:type="dxa"/>
        </w:tblCellMar>
      </w:tblPr>
      <w:tblGrid>
        <w:gridCol w:w="3376"/>
        <w:gridCol w:w="1835"/>
        <w:gridCol w:w="1835"/>
        <w:gridCol w:w="1838"/>
      </w:tblGrid>
      <w:tr w14:paraId="3808C253">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289" w:type="dxa"/>
            <w:bottom w:w="0" w:type="dxa"/>
            <w:right w:w="289" w:type="dxa"/>
          </w:tblCellMar>
        </w:tblPrEx>
        <w:trPr>
          <w:cantSplit/>
          <w:trHeight w:val="579" w:hRule="atLeast"/>
        </w:trPr>
        <w:tc>
          <w:tcPr>
            <w:tcW w:w="1900" w:type="pct"/>
            <w:vMerge w:val="restart"/>
            <w:vAlign w:val="center"/>
          </w:tcPr>
          <w:p w14:paraId="3366C1A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916305" cy="455930"/>
                  <wp:effectExtent l="0" t="0" r="13335" b="1270"/>
                  <wp:docPr id="1" name="图片 32" descr="logo-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2" descr="logo-英"/>
                          <pic:cNvPicPr>
                            <a:picLocks noChangeAspect="1"/>
                          </pic:cNvPicPr>
                        </pic:nvPicPr>
                        <pic:blipFill>
                          <a:blip r:embed="rId7"/>
                          <a:stretch>
                            <a:fillRect/>
                          </a:stretch>
                        </pic:blipFill>
                        <pic:spPr>
                          <a:xfrm>
                            <a:off x="0" y="0"/>
                            <a:ext cx="916305" cy="455930"/>
                          </a:xfrm>
                          <a:prstGeom prst="rect">
                            <a:avLst/>
                          </a:prstGeom>
                          <a:noFill/>
                          <a:ln>
                            <a:noFill/>
                          </a:ln>
                        </pic:spPr>
                      </pic:pic>
                    </a:graphicData>
                  </a:graphic>
                </wp:inline>
              </w:drawing>
            </w:r>
          </w:p>
          <w:p w14:paraId="1012BDAA">
            <w:pPr>
              <w:jc w:val="center"/>
              <w:rPr>
                <w:rFonts w:hint="default" w:ascii="Times New Roman" w:hAnsi="Times New Roman" w:cs="Times New Roman"/>
                <w:b/>
              </w:rPr>
            </w:pPr>
            <w:r>
              <w:rPr>
                <w:rFonts w:hint="default" w:ascii="Times New Roman" w:hAnsi="Times New Roman" w:cs="Times New Roman"/>
                <w:b/>
              </w:rPr>
              <w:t>正泰电源系统有限公司</w:t>
            </w:r>
          </w:p>
        </w:tc>
        <w:tc>
          <w:tcPr>
            <w:tcW w:w="1033" w:type="pct"/>
            <w:vAlign w:val="center"/>
          </w:tcPr>
          <w:p w14:paraId="017BCA72">
            <w:pPr>
              <w:ind w:left="-120" w:leftChars="-50" w:right="-120" w:rightChars="-50"/>
              <w:jc w:val="center"/>
              <w:rPr>
                <w:rFonts w:hint="default" w:ascii="Times New Roman" w:hAnsi="Times New Roman" w:cs="Times New Roman"/>
                <w:b/>
              </w:rPr>
            </w:pPr>
            <w:r>
              <w:rPr>
                <w:rFonts w:hint="default" w:ascii="Times New Roman" w:hAnsi="Times New Roman" w:cs="Times New Roman"/>
                <w:b/>
              </w:rPr>
              <w:t>文档编号</w:t>
            </w:r>
          </w:p>
          <w:p w14:paraId="752BAB44">
            <w:pPr>
              <w:ind w:left="-120" w:leftChars="-50" w:right="-120" w:rightChars="-50"/>
              <w:jc w:val="center"/>
              <w:rPr>
                <w:rFonts w:hint="default" w:ascii="Times New Roman" w:hAnsi="Times New Roman" w:cs="Times New Roman"/>
                <w:b/>
              </w:rPr>
            </w:pPr>
            <w:r>
              <w:rPr>
                <w:rFonts w:hint="default" w:ascii="Times New Roman" w:hAnsi="Times New Roman" w:cs="Times New Roman"/>
                <w:b/>
              </w:rPr>
              <w:t>File NO.</w:t>
            </w:r>
          </w:p>
        </w:tc>
        <w:tc>
          <w:tcPr>
            <w:tcW w:w="1033" w:type="pct"/>
            <w:vAlign w:val="center"/>
          </w:tcPr>
          <w:p w14:paraId="1B08ACDC">
            <w:pPr>
              <w:ind w:left="-120" w:leftChars="-50" w:right="-120" w:rightChars="-50"/>
              <w:jc w:val="center"/>
              <w:rPr>
                <w:rFonts w:hint="default" w:ascii="Times New Roman" w:hAnsi="Times New Roman" w:cs="Times New Roman"/>
                <w:b/>
              </w:rPr>
            </w:pPr>
            <w:r>
              <w:rPr>
                <w:rFonts w:hint="default" w:ascii="Times New Roman" w:hAnsi="Times New Roman" w:cs="Times New Roman"/>
                <w:b/>
              </w:rPr>
              <w:t>密级</w:t>
            </w:r>
          </w:p>
          <w:p w14:paraId="381019A1">
            <w:pPr>
              <w:ind w:left="-120" w:leftChars="-50" w:right="-120" w:rightChars="-50"/>
              <w:jc w:val="center"/>
              <w:rPr>
                <w:rFonts w:hint="default" w:ascii="Times New Roman" w:hAnsi="Times New Roman" w:cs="Times New Roman"/>
                <w:b/>
              </w:rPr>
            </w:pPr>
            <w:r>
              <w:rPr>
                <w:rFonts w:hint="default" w:ascii="Times New Roman" w:hAnsi="Times New Roman" w:cs="Times New Roman"/>
                <w:b/>
                <w:szCs w:val="21"/>
              </w:rPr>
              <w:t>Security Classification</w:t>
            </w:r>
          </w:p>
        </w:tc>
        <w:tc>
          <w:tcPr>
            <w:tcW w:w="1034" w:type="pct"/>
            <w:vAlign w:val="center"/>
          </w:tcPr>
          <w:p w14:paraId="4BCF5458">
            <w:pPr>
              <w:ind w:left="-120" w:leftChars="-50" w:right="-120" w:rightChars="-50"/>
              <w:jc w:val="center"/>
              <w:rPr>
                <w:rFonts w:hint="default" w:ascii="Times New Roman" w:hAnsi="Times New Roman" w:cs="Times New Roman"/>
                <w:b/>
              </w:rPr>
            </w:pPr>
            <w:r>
              <w:rPr>
                <w:rFonts w:hint="default" w:ascii="Times New Roman" w:hAnsi="Times New Roman" w:cs="Times New Roman"/>
                <w:b/>
              </w:rPr>
              <w:t>版本</w:t>
            </w:r>
          </w:p>
          <w:p w14:paraId="547BD692">
            <w:pPr>
              <w:ind w:left="-120" w:leftChars="-50" w:right="-120" w:rightChars="-50"/>
              <w:jc w:val="center"/>
              <w:rPr>
                <w:rFonts w:hint="default" w:ascii="Times New Roman" w:hAnsi="Times New Roman" w:cs="Times New Roman"/>
                <w:b/>
              </w:rPr>
            </w:pPr>
            <w:r>
              <w:rPr>
                <w:rFonts w:hint="default" w:ascii="Times New Roman" w:hAnsi="Times New Roman" w:cs="Times New Roman"/>
                <w:b/>
                <w:szCs w:val="21"/>
              </w:rPr>
              <w:t>Version</w:t>
            </w:r>
          </w:p>
        </w:tc>
      </w:tr>
      <w:tr w14:paraId="2A82C586">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289" w:type="dxa"/>
            <w:bottom w:w="0" w:type="dxa"/>
            <w:right w:w="289" w:type="dxa"/>
          </w:tblCellMar>
        </w:tblPrEx>
        <w:trPr>
          <w:cantSplit/>
          <w:trHeight w:val="574" w:hRule="atLeast"/>
        </w:trPr>
        <w:tc>
          <w:tcPr>
            <w:tcW w:w="1900" w:type="pct"/>
            <w:vMerge w:val="continue"/>
            <w:vAlign w:val="center"/>
          </w:tcPr>
          <w:p w14:paraId="67FB6F85">
            <w:pPr>
              <w:rPr>
                <w:rFonts w:hint="default" w:ascii="Times New Roman" w:hAnsi="Times New Roman" w:cs="Times New Roman"/>
                <w:szCs w:val="21"/>
              </w:rPr>
            </w:pPr>
          </w:p>
        </w:tc>
        <w:tc>
          <w:tcPr>
            <w:tcW w:w="1033" w:type="pct"/>
            <w:vAlign w:val="center"/>
          </w:tcPr>
          <w:p w14:paraId="65FA917C">
            <w:pPr>
              <w:jc w:val="center"/>
              <w:rPr>
                <w:rFonts w:hint="default" w:ascii="Times New Roman" w:hAnsi="Times New Roman" w:cs="Times New Roman"/>
                <w:szCs w:val="21"/>
              </w:rPr>
            </w:pPr>
            <w:r>
              <w:t/>
            </w:r>
          </w:p>
        </w:tc>
        <w:tc>
          <w:tcPr>
            <w:tcW w:w="1033" w:type="pct"/>
            <w:vAlign w:val="center"/>
          </w:tcPr>
          <w:p w14:paraId="3C726837">
            <w:pPr>
              <w:jc w:val="center"/>
              <w:rPr>
                <w:rFonts w:hint="default" w:ascii="Times New Roman" w:hAnsi="Times New Roman" w:cs="Times New Roman"/>
                <w:szCs w:val="21"/>
              </w:rPr>
            </w:pPr>
            <w:r>
              <w:t/>
            </w:r>
          </w:p>
        </w:tc>
        <w:tc>
          <w:tcPr>
            <w:tcW w:w="1034" w:type="pct"/>
            <w:vAlign w:val="center"/>
          </w:tcPr>
          <w:p w14:paraId="5851E176">
            <w:pPr>
              <w:jc w:val="center"/>
              <w:rPr>
                <w:rFonts w:hint="default" w:ascii="Times New Roman" w:hAnsi="Times New Roman" w:cs="Times New Roman"/>
              </w:rPr>
            </w:pPr>
            <w:r>
              <w:t>V01</w:t>
            </w:r>
          </w:p>
        </w:tc>
      </w:tr>
      <w:tr w14:paraId="182810B8">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289" w:type="dxa"/>
            <w:bottom w:w="0" w:type="dxa"/>
            <w:right w:w="289" w:type="dxa"/>
          </w:tblCellMar>
        </w:tblPrEx>
        <w:trPr>
          <w:trHeight w:val="505" w:hRule="atLeast"/>
        </w:trPr>
        <w:tc>
          <w:tcPr>
            <w:tcW w:w="1900" w:type="pct"/>
            <w:vAlign w:val="center"/>
          </w:tcPr>
          <w:p w14:paraId="2EBD9FE6">
            <w:pPr>
              <w:jc w:val="center"/>
              <w:rPr>
                <w:rFonts w:hint="default" w:ascii="Times New Roman" w:hAnsi="Times New Roman" w:cs="Times New Roman"/>
                <w:b/>
              </w:rPr>
            </w:pPr>
            <w:r>
              <w:rPr>
                <w:rFonts w:hint="default" w:ascii="Times New Roman" w:hAnsi="Times New Roman" w:cs="Times New Roman"/>
                <w:b/>
              </w:rPr>
              <w:t>文档名称（File Name）</w:t>
            </w:r>
          </w:p>
        </w:tc>
        <w:tc>
          <w:tcPr>
            <w:tcW w:w="3100" w:type="pct"/>
            <w:gridSpan w:val="3"/>
            <w:vAlign w:val="center"/>
          </w:tcPr>
          <w:p w14:paraId="0CAA265F">
            <w:pPr>
              <w:jc w:val="center"/>
              <w:rPr>
                <w:rFonts w:hint="default" w:ascii="Times New Roman" w:hAnsi="Times New Roman" w:cs="Times New Roman" w:eastAsiaTheme="minorEastAsia"/>
                <w:b/>
                <w:bCs/>
                <w:lang w:val="en-US" w:eastAsia="zh-CN"/>
              </w:rPr>
            </w:pPr>
            <w:r>
              <w:t>液冷户外柜测试报告</w:t>
            </w:r>
          </w:p>
        </w:tc>
      </w:tr>
    </w:tbl>
    <w:p w14:paraId="4B88E4CD">
      <w:pPr>
        <w:jc w:val="center"/>
        <w:rPr>
          <w:rFonts w:hint="default" w:ascii="Times New Roman" w:hAnsi="Times New Roman" w:cs="Times New Roman"/>
          <w:b/>
          <w:bCs/>
          <w:sz w:val="44"/>
          <w:szCs w:val="44"/>
        </w:rPr>
      </w:pPr>
    </w:p>
    <w:p w14:paraId="59BA11B4">
      <w:pPr>
        <w:jc w:val="center"/>
        <w:rPr>
          <w:rFonts w:hint="default" w:ascii="Times New Roman" w:hAnsi="Times New Roman" w:cs="Times New Roman" w:eastAsiaTheme="majorEastAsia"/>
          <w:b/>
          <w:bCs/>
          <w:sz w:val="36"/>
          <w:szCs w:val="36"/>
        </w:rPr>
      </w:pPr>
      <w:r>
        <w:rPr>
          <w:rFonts w:hint="default" w:ascii="Times New Roman" w:hAnsi="Times New Roman" w:cs="Times New Roman"/>
          <w:b/>
          <w:sz w:val="36"/>
          <w:szCs w:val="36"/>
        </w:rPr>
        <w:t>液冷户外柜测试报告</w:t>
      </w:r>
      <w:r>
        <w:rPr>
          <w:rFonts w:hint="default" w:ascii="Times New Roman" w:hAnsi="Times New Roman" w:cs="Times New Roman"/>
          <w:b/>
          <w:sz w:val="36"/>
          <w:szCs w:val="36"/>
          <w:lang w:val="en-US" w:eastAsia="zh-CN"/>
        </w:rPr>
        <w:t>通用模版</w:t>
      </w:r>
    </w:p>
    <w:tbl>
      <w:tblPr>
        <w:tblStyle w:val="13"/>
        <w:tblW w:w="0" w:type="auto"/>
        <w:jc w:val="center"/>
        <w:tblLayout w:type="autofit"/>
        <w:tblCellMar>
          <w:top w:w="0" w:type="dxa"/>
          <w:left w:w="108" w:type="dxa"/>
          <w:bottom w:w="0" w:type="dxa"/>
          <w:right w:w="108" w:type="dxa"/>
        </w:tblCellMar>
      </w:tblPr>
      <w:tblGrid>
        <w:gridCol w:w="2166"/>
        <w:gridCol w:w="1748"/>
        <w:gridCol w:w="1184"/>
        <w:gridCol w:w="2694"/>
      </w:tblGrid>
      <w:tr w14:paraId="43FEF2D8">
        <w:tblPrEx>
          <w:tblCellMar>
            <w:top w:w="0" w:type="dxa"/>
            <w:left w:w="108" w:type="dxa"/>
            <w:bottom w:w="0" w:type="dxa"/>
            <w:right w:w="108" w:type="dxa"/>
          </w:tblCellMar>
        </w:tblPrEx>
        <w:trPr>
          <w:cantSplit/>
          <w:trHeight w:val="680" w:hRule="atLeast"/>
          <w:jc w:val="center"/>
        </w:trPr>
        <w:tc>
          <w:tcPr>
            <w:tcW w:w="2166" w:type="dxa"/>
            <w:tcBorders>
              <w:top w:val="single" w:color="auto" w:sz="4" w:space="0"/>
              <w:left w:val="single" w:color="auto" w:sz="4" w:space="0"/>
              <w:bottom w:val="single" w:color="auto" w:sz="4" w:space="0"/>
              <w:right w:val="single" w:color="auto" w:sz="4" w:space="0"/>
            </w:tcBorders>
            <w:vAlign w:val="center"/>
          </w:tcPr>
          <w:p w14:paraId="4299523B">
            <w:pPr>
              <w:jc w:val="center"/>
              <w:rPr>
                <w:rFonts w:hint="default" w:ascii="Times New Roman" w:hAnsi="Times New Roman" w:cs="Times New Roman"/>
                <w:b/>
                <w:bCs/>
              </w:rPr>
            </w:pPr>
            <w:r>
              <w:rPr>
                <w:rFonts w:hint="default" w:ascii="Times New Roman" w:hAnsi="Times New Roman" w:cs="Times New Roman"/>
                <w:b/>
                <w:bCs/>
              </w:rPr>
              <w:t>测试结论</w:t>
            </w:r>
          </w:p>
          <w:p w14:paraId="209BC21D">
            <w:pPr>
              <w:jc w:val="center"/>
              <w:rPr>
                <w:rFonts w:hint="default" w:ascii="Times New Roman" w:hAnsi="Times New Roman" w:cs="Times New Roman"/>
                <w:b/>
                <w:bCs/>
              </w:rPr>
            </w:pPr>
            <w:r>
              <w:rPr>
                <w:rFonts w:hint="default" w:ascii="Times New Roman" w:hAnsi="Times New Roman" w:cs="Times New Roman"/>
                <w:b/>
                <w:szCs w:val="21"/>
              </w:rPr>
              <w:t>Test Result</w:t>
            </w:r>
          </w:p>
        </w:tc>
        <w:tc>
          <w:tcPr>
            <w:tcW w:w="5626" w:type="dxa"/>
            <w:gridSpan w:val="3"/>
            <w:tcBorders>
              <w:top w:val="single" w:color="auto" w:sz="4" w:space="0"/>
              <w:left w:val="single" w:color="auto" w:sz="4" w:space="0"/>
              <w:bottom w:val="single" w:color="auto" w:sz="4" w:space="0"/>
              <w:right w:val="single" w:color="auto" w:sz="4" w:space="0"/>
            </w:tcBorders>
            <w:vAlign w:val="center"/>
          </w:tcPr>
          <w:p w14:paraId="56B3A7A5">
            <w:pPr>
              <w:jc w:val="center"/>
              <w:rPr>
                <w:rFonts w:hint="default" w:ascii="Times New Roman" w:hAnsi="Times New Roman" w:cs="Times New Roman"/>
                <w:b/>
              </w:rPr>
            </w:pPr>
            <w:r>
              <w:t/>
            </w:r>
          </w:p>
        </w:tc>
      </w:tr>
      <w:tr w14:paraId="233872D6">
        <w:tblPrEx>
          <w:tblCellMar>
            <w:top w:w="0" w:type="dxa"/>
            <w:left w:w="108" w:type="dxa"/>
            <w:bottom w:w="0" w:type="dxa"/>
            <w:right w:w="108" w:type="dxa"/>
          </w:tblCellMar>
        </w:tblPrEx>
        <w:trPr>
          <w:cantSplit/>
          <w:trHeight w:val="680" w:hRule="atLeast"/>
          <w:jc w:val="center"/>
        </w:trPr>
        <w:tc>
          <w:tcPr>
            <w:tcW w:w="2166" w:type="dxa"/>
            <w:tcBorders>
              <w:top w:val="single" w:color="auto" w:sz="4" w:space="0"/>
              <w:left w:val="single" w:color="auto" w:sz="4" w:space="0"/>
              <w:bottom w:val="single" w:color="auto" w:sz="4" w:space="0"/>
              <w:right w:val="single" w:color="auto" w:sz="4" w:space="0"/>
            </w:tcBorders>
            <w:vAlign w:val="center"/>
          </w:tcPr>
          <w:p w14:paraId="307753AE">
            <w:pPr>
              <w:jc w:val="center"/>
              <w:rPr>
                <w:rFonts w:hint="default" w:ascii="Times New Roman" w:hAnsi="Times New Roman" w:cs="Times New Roman"/>
                <w:b/>
                <w:bCs/>
              </w:rPr>
            </w:pPr>
            <w:r>
              <w:rPr>
                <w:rFonts w:hint="default" w:ascii="Times New Roman" w:hAnsi="Times New Roman" w:cs="Times New Roman"/>
                <w:b/>
                <w:bCs/>
              </w:rPr>
              <w:t>产品阶段</w:t>
            </w:r>
          </w:p>
          <w:p w14:paraId="24DA29CC">
            <w:pPr>
              <w:jc w:val="center"/>
              <w:rPr>
                <w:rFonts w:hint="default" w:ascii="Times New Roman" w:hAnsi="Times New Roman" w:cs="Times New Roman"/>
                <w:b/>
                <w:bCs/>
              </w:rPr>
            </w:pPr>
            <w:r>
              <w:rPr>
                <w:rFonts w:hint="default" w:ascii="Times New Roman" w:hAnsi="Times New Roman" w:cs="Times New Roman"/>
                <w:b/>
                <w:szCs w:val="21"/>
              </w:rPr>
              <w:t>Product Phase</w:t>
            </w:r>
          </w:p>
        </w:tc>
        <w:tc>
          <w:tcPr>
            <w:tcW w:w="5626" w:type="dxa"/>
            <w:gridSpan w:val="3"/>
            <w:tcBorders>
              <w:top w:val="single" w:color="auto" w:sz="4" w:space="0"/>
              <w:left w:val="single" w:color="auto" w:sz="4" w:space="0"/>
              <w:bottom w:val="single" w:color="auto" w:sz="4" w:space="0"/>
              <w:right w:val="single" w:color="auto" w:sz="4" w:space="0"/>
            </w:tcBorders>
            <w:vAlign w:val="center"/>
          </w:tcPr>
          <w:p w14:paraId="3ED7CF3E">
            <w:pPr>
              <w:jc w:val="center"/>
              <w:rPr>
                <w:rFonts w:hint="default" w:ascii="Times New Roman" w:hAnsi="Times New Roman" w:cs="Times New Roman"/>
              </w:rPr>
            </w:pPr>
            <w:r>
              <w:t/>
            </w:r>
          </w:p>
        </w:tc>
      </w:tr>
      <w:tr w14:paraId="27B1E022">
        <w:tblPrEx>
          <w:tblCellMar>
            <w:top w:w="0" w:type="dxa"/>
            <w:left w:w="108" w:type="dxa"/>
            <w:bottom w:w="0" w:type="dxa"/>
            <w:right w:w="108" w:type="dxa"/>
          </w:tblCellMar>
        </w:tblPrEx>
        <w:trPr>
          <w:cantSplit/>
          <w:trHeight w:val="680" w:hRule="atLeast"/>
          <w:jc w:val="center"/>
        </w:trPr>
        <w:tc>
          <w:tcPr>
            <w:tcW w:w="2166" w:type="dxa"/>
            <w:tcBorders>
              <w:top w:val="single" w:color="auto" w:sz="4" w:space="0"/>
              <w:left w:val="single" w:color="auto" w:sz="4" w:space="0"/>
              <w:bottom w:val="single" w:color="auto" w:sz="4" w:space="0"/>
              <w:right w:val="single" w:color="auto" w:sz="4" w:space="0"/>
            </w:tcBorders>
            <w:vAlign w:val="center"/>
          </w:tcPr>
          <w:p w14:paraId="2534BB76">
            <w:pPr>
              <w:jc w:val="center"/>
              <w:rPr>
                <w:rFonts w:hint="default" w:ascii="Times New Roman" w:hAnsi="Times New Roman" w:cs="Times New Roman"/>
                <w:b/>
                <w:bCs/>
              </w:rPr>
            </w:pPr>
            <w:r>
              <w:rPr>
                <w:rFonts w:hint="default" w:ascii="Times New Roman" w:hAnsi="Times New Roman" w:cs="Times New Roman"/>
                <w:b/>
                <w:bCs/>
              </w:rPr>
              <w:t>测试时间</w:t>
            </w:r>
          </w:p>
          <w:p w14:paraId="66EA55FC">
            <w:pPr>
              <w:jc w:val="center"/>
              <w:rPr>
                <w:rFonts w:hint="default" w:ascii="Times New Roman" w:hAnsi="Times New Roman" w:cs="Times New Roman"/>
                <w:b/>
                <w:bCs/>
              </w:rPr>
            </w:pPr>
            <w:r>
              <w:rPr>
                <w:rFonts w:hint="default" w:ascii="Times New Roman" w:hAnsi="Times New Roman" w:cs="Times New Roman"/>
                <w:b/>
                <w:bCs/>
              </w:rPr>
              <w:t>Test Period</w:t>
            </w:r>
          </w:p>
        </w:tc>
        <w:tc>
          <w:tcPr>
            <w:tcW w:w="5626" w:type="dxa"/>
            <w:gridSpan w:val="3"/>
            <w:tcBorders>
              <w:top w:val="single" w:color="auto" w:sz="4" w:space="0"/>
              <w:left w:val="single" w:color="auto" w:sz="4" w:space="0"/>
              <w:bottom w:val="single" w:color="auto" w:sz="4" w:space="0"/>
              <w:right w:val="single" w:color="auto" w:sz="4" w:space="0"/>
            </w:tcBorders>
            <w:vAlign w:val="center"/>
          </w:tcPr>
          <w:p w14:paraId="08F2B470">
            <w:pPr>
              <w:jc w:val="center"/>
              <w:rPr>
                <w:rFonts w:hint="default" w:ascii="Times New Roman" w:hAnsi="Times New Roman" w:eastAsia="宋体" w:cs="Times New Roman"/>
                <w:b/>
                <w:bCs/>
                <w:lang w:val="en-US" w:eastAsia="zh-CN"/>
              </w:rPr>
            </w:pPr>
            <w:r>
              <w:t/>
            </w:r>
          </w:p>
        </w:tc>
      </w:tr>
      <w:tr w14:paraId="3DE13DBB">
        <w:tblPrEx>
          <w:tblCellMar>
            <w:top w:w="0" w:type="dxa"/>
            <w:left w:w="108" w:type="dxa"/>
            <w:bottom w:w="0" w:type="dxa"/>
            <w:right w:w="108" w:type="dxa"/>
          </w:tblCellMar>
        </w:tblPrEx>
        <w:trPr>
          <w:cantSplit/>
          <w:trHeight w:val="680" w:hRule="atLeast"/>
          <w:jc w:val="center"/>
        </w:trPr>
        <w:tc>
          <w:tcPr>
            <w:tcW w:w="2166" w:type="dxa"/>
            <w:tcBorders>
              <w:top w:val="single" w:color="auto" w:sz="4" w:space="0"/>
              <w:left w:val="single" w:color="auto" w:sz="4" w:space="0"/>
              <w:bottom w:val="single" w:color="auto" w:sz="4" w:space="0"/>
              <w:right w:val="single" w:color="auto" w:sz="4" w:space="0"/>
            </w:tcBorders>
            <w:vAlign w:val="center"/>
          </w:tcPr>
          <w:p w14:paraId="3218288C">
            <w:pPr>
              <w:jc w:val="center"/>
              <w:rPr>
                <w:rFonts w:hint="default" w:ascii="Times New Roman" w:hAnsi="Times New Roman" w:cs="Times New Roman"/>
                <w:b/>
                <w:bCs/>
              </w:rPr>
            </w:pPr>
            <w:r>
              <w:rPr>
                <w:rFonts w:hint="default" w:ascii="Times New Roman" w:hAnsi="Times New Roman" w:cs="Times New Roman"/>
                <w:b/>
                <w:bCs/>
              </w:rPr>
              <w:t>测试地点</w:t>
            </w:r>
          </w:p>
          <w:p w14:paraId="30CA4268">
            <w:pPr>
              <w:jc w:val="center"/>
              <w:rPr>
                <w:rFonts w:hint="default" w:ascii="Times New Roman" w:hAnsi="Times New Roman" w:cs="Times New Roman"/>
                <w:b/>
                <w:bCs/>
              </w:rPr>
            </w:pPr>
            <w:r>
              <w:rPr>
                <w:rFonts w:hint="default" w:ascii="Times New Roman" w:hAnsi="Times New Roman" w:cs="Times New Roman"/>
                <w:b/>
                <w:szCs w:val="21"/>
              </w:rPr>
              <w:t>Testing locations</w:t>
            </w:r>
          </w:p>
        </w:tc>
        <w:tc>
          <w:tcPr>
            <w:tcW w:w="5626" w:type="dxa"/>
            <w:gridSpan w:val="3"/>
            <w:tcBorders>
              <w:top w:val="single" w:color="auto" w:sz="4" w:space="0"/>
              <w:left w:val="single" w:color="auto" w:sz="4" w:space="0"/>
              <w:bottom w:val="single" w:color="auto" w:sz="4" w:space="0"/>
              <w:right w:val="single" w:color="auto" w:sz="4" w:space="0"/>
            </w:tcBorders>
            <w:vAlign w:val="center"/>
          </w:tcPr>
          <w:p w14:paraId="59AE520B">
            <w:pPr>
              <w:jc w:val="center"/>
              <w:rPr>
                <w:rFonts w:hint="default" w:ascii="Times New Roman" w:hAnsi="Times New Roman" w:eastAsia="宋体" w:cs="Times New Roman"/>
                <w:lang w:val="en-US" w:eastAsia="zh-CN"/>
              </w:rPr>
            </w:pPr>
            <w:r>
              <w:t/>
            </w:r>
          </w:p>
        </w:tc>
      </w:tr>
      <w:tr w14:paraId="3D0C4116">
        <w:tblPrEx>
          <w:tblCellMar>
            <w:top w:w="0" w:type="dxa"/>
            <w:left w:w="108" w:type="dxa"/>
            <w:bottom w:w="0" w:type="dxa"/>
            <w:right w:w="108" w:type="dxa"/>
          </w:tblCellMar>
        </w:tblPrEx>
        <w:trPr>
          <w:cantSplit/>
          <w:trHeight w:val="680" w:hRule="atLeast"/>
          <w:jc w:val="center"/>
        </w:trPr>
        <w:tc>
          <w:tcPr>
            <w:tcW w:w="2166" w:type="dxa"/>
            <w:tcBorders>
              <w:top w:val="single" w:color="auto" w:sz="4" w:space="0"/>
              <w:left w:val="single" w:color="auto" w:sz="4" w:space="0"/>
              <w:bottom w:val="single" w:color="auto" w:sz="4" w:space="0"/>
              <w:right w:val="single" w:color="auto" w:sz="4" w:space="0"/>
            </w:tcBorders>
            <w:vAlign w:val="center"/>
          </w:tcPr>
          <w:p w14:paraId="2A9F4856">
            <w:pPr>
              <w:jc w:val="center"/>
              <w:rPr>
                <w:rFonts w:hint="default" w:ascii="Times New Roman" w:hAnsi="Times New Roman" w:cs="Times New Roman"/>
                <w:b/>
                <w:bCs/>
              </w:rPr>
            </w:pPr>
            <w:r>
              <w:rPr>
                <w:rFonts w:hint="default" w:ascii="Times New Roman" w:hAnsi="Times New Roman" w:cs="Times New Roman"/>
                <w:b/>
                <w:bCs/>
              </w:rPr>
              <w:t>测试人员</w:t>
            </w:r>
          </w:p>
          <w:p w14:paraId="5B1D8E17">
            <w:pPr>
              <w:jc w:val="center"/>
              <w:rPr>
                <w:rFonts w:hint="default" w:ascii="Times New Roman" w:hAnsi="Times New Roman" w:cs="Times New Roman"/>
                <w:b/>
                <w:bCs/>
              </w:rPr>
            </w:pPr>
            <w:r>
              <w:rPr>
                <w:rFonts w:hint="default" w:ascii="Times New Roman" w:hAnsi="Times New Roman" w:cs="Times New Roman"/>
                <w:b/>
                <w:szCs w:val="21"/>
              </w:rPr>
              <w:t>Tested by</w:t>
            </w:r>
          </w:p>
        </w:tc>
        <w:tc>
          <w:tcPr>
            <w:tcW w:w="5626" w:type="dxa"/>
            <w:gridSpan w:val="3"/>
            <w:tcBorders>
              <w:top w:val="single" w:color="auto" w:sz="4" w:space="0"/>
              <w:left w:val="single" w:color="auto" w:sz="4" w:space="0"/>
              <w:bottom w:val="single" w:color="auto" w:sz="4" w:space="0"/>
              <w:right w:val="single" w:color="auto" w:sz="4" w:space="0"/>
            </w:tcBorders>
            <w:vAlign w:val="center"/>
          </w:tcPr>
          <w:p w14:paraId="4B58A4CE">
            <w:pPr>
              <w:jc w:val="center"/>
              <w:rPr>
                <w:rFonts w:hint="default" w:ascii="Times New Roman" w:hAnsi="Times New Roman" w:cs="Times New Roman"/>
              </w:rPr>
            </w:pPr>
            <w:r>
              <w:t/>
            </w:r>
          </w:p>
        </w:tc>
      </w:tr>
      <w:tr w14:paraId="11A31802">
        <w:tblPrEx>
          <w:tblCellMar>
            <w:top w:w="0" w:type="dxa"/>
            <w:left w:w="108" w:type="dxa"/>
            <w:bottom w:w="0" w:type="dxa"/>
            <w:right w:w="108" w:type="dxa"/>
          </w:tblCellMar>
        </w:tblPrEx>
        <w:trPr>
          <w:cantSplit/>
          <w:trHeight w:val="680" w:hRule="atLeast"/>
          <w:jc w:val="center"/>
        </w:trPr>
        <w:tc>
          <w:tcPr>
            <w:tcW w:w="2166" w:type="dxa"/>
            <w:tcBorders>
              <w:top w:val="single" w:color="auto" w:sz="4" w:space="0"/>
              <w:left w:val="single" w:color="auto" w:sz="4" w:space="0"/>
              <w:bottom w:val="single" w:color="auto" w:sz="4" w:space="0"/>
              <w:right w:val="single" w:color="auto" w:sz="4" w:space="0"/>
            </w:tcBorders>
            <w:vAlign w:val="center"/>
          </w:tcPr>
          <w:p w14:paraId="2D577D6D">
            <w:pPr>
              <w:jc w:val="center"/>
              <w:rPr>
                <w:rFonts w:hint="default" w:ascii="Times New Roman" w:hAnsi="Times New Roman" w:cs="Times New Roman"/>
                <w:b/>
                <w:bCs/>
              </w:rPr>
            </w:pPr>
            <w:r>
              <w:rPr>
                <w:rFonts w:hint="default" w:ascii="Times New Roman" w:hAnsi="Times New Roman" w:cs="Times New Roman"/>
                <w:b/>
                <w:bCs/>
              </w:rPr>
              <w:t>拟    制：</w:t>
            </w:r>
          </w:p>
          <w:p w14:paraId="325A255D">
            <w:pPr>
              <w:jc w:val="center"/>
              <w:rPr>
                <w:rFonts w:hint="default" w:ascii="Times New Roman" w:hAnsi="Times New Roman" w:cs="Times New Roman"/>
                <w:b/>
                <w:bCs/>
              </w:rPr>
            </w:pPr>
            <w:r>
              <w:rPr>
                <w:rFonts w:hint="default" w:ascii="Times New Roman" w:hAnsi="Times New Roman" w:cs="Times New Roman"/>
                <w:b/>
                <w:szCs w:val="21"/>
              </w:rPr>
              <w:t>Edited by</w:t>
            </w:r>
          </w:p>
        </w:tc>
        <w:tc>
          <w:tcPr>
            <w:tcW w:w="1748" w:type="dxa"/>
            <w:tcBorders>
              <w:top w:val="single" w:color="auto" w:sz="4" w:space="0"/>
              <w:left w:val="single" w:color="auto" w:sz="4" w:space="0"/>
              <w:bottom w:val="single" w:color="auto" w:sz="4" w:space="0"/>
              <w:right w:val="single" w:color="auto" w:sz="4" w:space="0"/>
            </w:tcBorders>
            <w:vAlign w:val="center"/>
          </w:tcPr>
          <w:p w14:paraId="3BF05D60">
            <w:pPr>
              <w:jc w:val="center"/>
              <w:rPr>
                <w:rFonts w:hint="default" w:ascii="Times New Roman" w:hAnsi="Times New Roman" w:cs="Times New Roman"/>
                <w:b/>
                <w:bCs/>
              </w:rPr>
            </w:pPr>
            <w:r>
              <w:t/>
            </w:r>
          </w:p>
        </w:tc>
        <w:tc>
          <w:tcPr>
            <w:tcW w:w="1184" w:type="dxa"/>
            <w:tcBorders>
              <w:top w:val="single" w:color="auto" w:sz="4" w:space="0"/>
              <w:left w:val="single" w:color="auto" w:sz="4" w:space="0"/>
              <w:bottom w:val="single" w:color="auto" w:sz="4" w:space="0"/>
              <w:right w:val="single" w:color="auto" w:sz="4" w:space="0"/>
            </w:tcBorders>
            <w:vAlign w:val="center"/>
          </w:tcPr>
          <w:p w14:paraId="71988B23">
            <w:pPr>
              <w:jc w:val="center"/>
              <w:rPr>
                <w:rFonts w:hint="default" w:ascii="Times New Roman" w:hAnsi="Times New Roman" w:cs="Times New Roman"/>
              </w:rPr>
            </w:pPr>
            <w:r>
              <w:rPr>
                <w:rFonts w:hint="default" w:ascii="Times New Roman" w:hAnsi="Times New Roman" w:cs="Times New Roman"/>
                <w:b/>
              </w:rPr>
              <w:t>时  间</w:t>
            </w:r>
            <w:r>
              <w:rPr>
                <w:rFonts w:hint="default" w:ascii="Times New Roman" w:hAnsi="Times New Roman" w:cs="Times New Roman"/>
              </w:rPr>
              <w:t>：</w:t>
            </w:r>
          </w:p>
          <w:p w14:paraId="70E3DDCA">
            <w:pPr>
              <w:jc w:val="center"/>
              <w:rPr>
                <w:rFonts w:hint="default" w:ascii="Times New Roman" w:hAnsi="Times New Roman" w:cs="Times New Roman"/>
              </w:rPr>
            </w:pPr>
            <w:r>
              <w:rPr>
                <w:rFonts w:hint="default" w:ascii="Times New Roman" w:hAnsi="Times New Roman" w:cs="Times New Roman"/>
                <w:b/>
                <w:szCs w:val="21"/>
              </w:rPr>
              <w:t>Time</w:t>
            </w:r>
          </w:p>
        </w:tc>
        <w:tc>
          <w:tcPr>
            <w:tcW w:w="2694" w:type="dxa"/>
            <w:tcBorders>
              <w:top w:val="single" w:color="auto" w:sz="4" w:space="0"/>
              <w:left w:val="single" w:color="auto" w:sz="4" w:space="0"/>
              <w:bottom w:val="single" w:color="auto" w:sz="4" w:space="0"/>
              <w:right w:val="single" w:color="auto" w:sz="4" w:space="0"/>
            </w:tcBorders>
            <w:vAlign w:val="center"/>
          </w:tcPr>
          <w:p w14:paraId="2659D935">
            <w:pPr>
              <w:jc w:val="center"/>
              <w:rPr>
                <w:rFonts w:hint="default" w:ascii="Times New Roman" w:hAnsi="Times New Roman" w:eastAsia="宋体" w:cs="Times New Roman"/>
                <w:b/>
                <w:bCs/>
                <w:lang w:val="en-US" w:eastAsia="zh-CN"/>
              </w:rPr>
            </w:pPr>
            <w:r>
              <w:t/>
            </w:r>
          </w:p>
        </w:tc>
      </w:tr>
      <w:tr w14:paraId="716956E7">
        <w:tblPrEx>
          <w:tblCellMar>
            <w:top w:w="0" w:type="dxa"/>
            <w:left w:w="108" w:type="dxa"/>
            <w:bottom w:w="0" w:type="dxa"/>
            <w:right w:w="108" w:type="dxa"/>
          </w:tblCellMar>
        </w:tblPrEx>
        <w:trPr>
          <w:cantSplit/>
          <w:trHeight w:val="680" w:hRule="atLeast"/>
          <w:jc w:val="center"/>
        </w:trPr>
        <w:tc>
          <w:tcPr>
            <w:tcW w:w="2166" w:type="dxa"/>
            <w:tcBorders>
              <w:top w:val="single" w:color="auto" w:sz="4" w:space="0"/>
              <w:left w:val="single" w:color="auto" w:sz="4" w:space="0"/>
              <w:bottom w:val="single" w:color="auto" w:sz="4" w:space="0"/>
              <w:right w:val="single" w:color="auto" w:sz="4" w:space="0"/>
            </w:tcBorders>
            <w:vAlign w:val="center"/>
          </w:tcPr>
          <w:p w14:paraId="5EC1FA18">
            <w:pPr>
              <w:jc w:val="center"/>
              <w:rPr>
                <w:rFonts w:hint="default" w:ascii="Times New Roman" w:hAnsi="Times New Roman" w:cs="Times New Roman"/>
                <w:b/>
                <w:bCs/>
              </w:rPr>
            </w:pPr>
            <w:r>
              <w:rPr>
                <w:rFonts w:hint="default" w:ascii="Times New Roman" w:hAnsi="Times New Roman" w:cs="Times New Roman"/>
                <w:b/>
                <w:bCs/>
              </w:rPr>
              <w:t>审    核：</w:t>
            </w:r>
          </w:p>
          <w:p w14:paraId="78BC5B03">
            <w:pPr>
              <w:jc w:val="center"/>
              <w:rPr>
                <w:rFonts w:hint="default" w:ascii="Times New Roman" w:hAnsi="Times New Roman" w:cs="Times New Roman"/>
                <w:b/>
                <w:bCs/>
              </w:rPr>
            </w:pPr>
            <w:r>
              <w:rPr>
                <w:rFonts w:hint="default" w:ascii="Times New Roman" w:hAnsi="Times New Roman" w:cs="Times New Roman"/>
                <w:b/>
                <w:szCs w:val="21"/>
              </w:rPr>
              <w:t>Reviewed by</w:t>
            </w:r>
          </w:p>
        </w:tc>
        <w:tc>
          <w:tcPr>
            <w:tcW w:w="1748" w:type="dxa"/>
            <w:tcBorders>
              <w:top w:val="single" w:color="auto" w:sz="4" w:space="0"/>
              <w:left w:val="single" w:color="auto" w:sz="4" w:space="0"/>
              <w:bottom w:val="single" w:color="auto" w:sz="4" w:space="0"/>
              <w:right w:val="single" w:color="auto" w:sz="4" w:space="0"/>
            </w:tcBorders>
            <w:vAlign w:val="center"/>
          </w:tcPr>
          <w:p w14:paraId="293644C5">
            <w:pPr>
              <w:jc w:val="center"/>
              <w:rPr>
                <w:rFonts w:hint="default" w:ascii="Times New Roman" w:hAnsi="Times New Roman" w:cs="Times New Roman"/>
                <w:b/>
                <w:bCs/>
              </w:rPr>
            </w:pPr>
            <w:r>
              <w:t/>
            </w:r>
          </w:p>
        </w:tc>
        <w:tc>
          <w:tcPr>
            <w:tcW w:w="1184" w:type="dxa"/>
            <w:tcBorders>
              <w:top w:val="single" w:color="auto" w:sz="4" w:space="0"/>
              <w:left w:val="single" w:color="auto" w:sz="4" w:space="0"/>
              <w:bottom w:val="single" w:color="auto" w:sz="4" w:space="0"/>
              <w:right w:val="single" w:color="auto" w:sz="4" w:space="0"/>
            </w:tcBorders>
            <w:vAlign w:val="center"/>
          </w:tcPr>
          <w:p w14:paraId="467071FA">
            <w:pPr>
              <w:rPr>
                <w:rFonts w:hint="default" w:ascii="Times New Roman" w:hAnsi="Times New Roman" w:cs="Times New Roman"/>
                <w:b/>
                <w:bCs/>
              </w:rPr>
            </w:pPr>
            <w:r>
              <w:rPr>
                <w:rFonts w:hint="default" w:ascii="Times New Roman" w:hAnsi="Times New Roman" w:cs="Times New Roman"/>
                <w:b/>
                <w:bCs/>
              </w:rPr>
              <w:t xml:space="preserve"> 时  间：</w:t>
            </w:r>
          </w:p>
          <w:p w14:paraId="30C1B2C0">
            <w:pPr>
              <w:jc w:val="center"/>
              <w:rPr>
                <w:rFonts w:hint="default" w:ascii="Times New Roman" w:hAnsi="Times New Roman" w:cs="Times New Roman"/>
                <w:b/>
                <w:bCs/>
              </w:rPr>
            </w:pPr>
            <w:r>
              <w:rPr>
                <w:rFonts w:hint="default" w:ascii="Times New Roman" w:hAnsi="Times New Roman" w:cs="Times New Roman"/>
                <w:b/>
                <w:szCs w:val="21"/>
              </w:rPr>
              <w:t>Time</w:t>
            </w:r>
          </w:p>
        </w:tc>
        <w:tc>
          <w:tcPr>
            <w:tcW w:w="2694" w:type="dxa"/>
            <w:tcBorders>
              <w:top w:val="single" w:color="auto" w:sz="4" w:space="0"/>
              <w:left w:val="single" w:color="auto" w:sz="4" w:space="0"/>
              <w:bottom w:val="single" w:color="auto" w:sz="4" w:space="0"/>
              <w:right w:val="single" w:color="auto" w:sz="4" w:space="0"/>
            </w:tcBorders>
            <w:vAlign w:val="center"/>
          </w:tcPr>
          <w:p w14:paraId="23DA1A48">
            <w:pPr>
              <w:jc w:val="center"/>
              <w:rPr>
                <w:rFonts w:hint="default" w:ascii="Times New Roman" w:hAnsi="Times New Roman" w:cs="Times New Roman"/>
                <w:b/>
                <w:bCs/>
                <w:lang w:val="en-US"/>
              </w:rPr>
            </w:pPr>
            <w:r>
              <w:t/>
            </w:r>
          </w:p>
        </w:tc>
      </w:tr>
      <w:tr w14:paraId="7539CB1E">
        <w:tblPrEx>
          <w:tblCellMar>
            <w:top w:w="0" w:type="dxa"/>
            <w:left w:w="108" w:type="dxa"/>
            <w:bottom w:w="0" w:type="dxa"/>
            <w:right w:w="108" w:type="dxa"/>
          </w:tblCellMar>
        </w:tblPrEx>
        <w:trPr>
          <w:cantSplit/>
          <w:trHeight w:val="680" w:hRule="atLeast"/>
          <w:jc w:val="center"/>
        </w:trPr>
        <w:tc>
          <w:tcPr>
            <w:tcW w:w="2166" w:type="dxa"/>
            <w:tcBorders>
              <w:top w:val="single" w:color="auto" w:sz="4" w:space="0"/>
              <w:left w:val="single" w:color="auto" w:sz="4" w:space="0"/>
              <w:bottom w:val="single" w:color="auto" w:sz="4" w:space="0"/>
              <w:right w:val="single" w:color="auto" w:sz="4" w:space="0"/>
            </w:tcBorders>
            <w:vAlign w:val="center"/>
          </w:tcPr>
          <w:p w14:paraId="0489A63C">
            <w:pPr>
              <w:jc w:val="center"/>
              <w:rPr>
                <w:rFonts w:hint="default" w:ascii="Times New Roman" w:hAnsi="Times New Roman" w:cs="Times New Roman"/>
                <w:b/>
                <w:bCs/>
              </w:rPr>
            </w:pPr>
            <w:r>
              <w:rPr>
                <w:rFonts w:hint="default" w:ascii="Times New Roman" w:hAnsi="Times New Roman" w:cs="Times New Roman"/>
                <w:b/>
                <w:bCs/>
              </w:rPr>
              <w:t>审    核：</w:t>
            </w:r>
          </w:p>
          <w:p w14:paraId="638369A5">
            <w:pPr>
              <w:jc w:val="center"/>
              <w:rPr>
                <w:rFonts w:hint="default" w:ascii="Times New Roman" w:hAnsi="Times New Roman" w:cs="Times New Roman"/>
                <w:b/>
                <w:bCs/>
              </w:rPr>
            </w:pPr>
            <w:r>
              <w:rPr>
                <w:rFonts w:hint="default" w:ascii="Times New Roman" w:hAnsi="Times New Roman" w:cs="Times New Roman"/>
                <w:b/>
                <w:szCs w:val="21"/>
              </w:rPr>
              <w:t>Reviewed by</w:t>
            </w:r>
          </w:p>
        </w:tc>
        <w:tc>
          <w:tcPr>
            <w:tcW w:w="1748" w:type="dxa"/>
            <w:tcBorders>
              <w:top w:val="single" w:color="auto" w:sz="4" w:space="0"/>
              <w:left w:val="single" w:color="auto" w:sz="4" w:space="0"/>
              <w:bottom w:val="single" w:color="auto" w:sz="4" w:space="0"/>
              <w:right w:val="single" w:color="auto" w:sz="4" w:space="0"/>
            </w:tcBorders>
            <w:vAlign w:val="center"/>
          </w:tcPr>
          <w:p w14:paraId="791C62D8">
            <w:pPr>
              <w:jc w:val="center"/>
              <w:rPr>
                <w:rFonts w:hint="default" w:ascii="Times New Roman" w:hAnsi="Times New Roman" w:cs="Times New Roman"/>
                <w:b/>
                <w:bCs/>
              </w:rPr>
            </w:pPr>
            <w:r>
              <w:t/>
            </w:r>
          </w:p>
        </w:tc>
        <w:tc>
          <w:tcPr>
            <w:tcW w:w="1184" w:type="dxa"/>
            <w:tcBorders>
              <w:top w:val="single" w:color="auto" w:sz="4" w:space="0"/>
              <w:left w:val="single" w:color="auto" w:sz="4" w:space="0"/>
              <w:bottom w:val="single" w:color="auto" w:sz="4" w:space="0"/>
              <w:right w:val="single" w:color="auto" w:sz="4" w:space="0"/>
            </w:tcBorders>
            <w:vAlign w:val="center"/>
          </w:tcPr>
          <w:p w14:paraId="00A55B91">
            <w:pPr>
              <w:rPr>
                <w:rFonts w:hint="default" w:ascii="Times New Roman" w:hAnsi="Times New Roman" w:cs="Times New Roman"/>
                <w:b/>
                <w:bCs/>
              </w:rPr>
            </w:pPr>
            <w:r>
              <w:rPr>
                <w:rFonts w:hint="default" w:ascii="Times New Roman" w:hAnsi="Times New Roman" w:cs="Times New Roman"/>
                <w:b/>
                <w:bCs/>
              </w:rPr>
              <w:t xml:space="preserve"> 时  间：</w:t>
            </w:r>
          </w:p>
          <w:p w14:paraId="65B2728E">
            <w:pPr>
              <w:jc w:val="center"/>
              <w:rPr>
                <w:rFonts w:hint="default" w:ascii="Times New Roman" w:hAnsi="Times New Roman" w:cs="Times New Roman"/>
                <w:b/>
                <w:bCs/>
              </w:rPr>
            </w:pPr>
            <w:r>
              <w:rPr>
                <w:rFonts w:hint="default" w:ascii="Times New Roman" w:hAnsi="Times New Roman" w:cs="Times New Roman"/>
                <w:b/>
                <w:szCs w:val="21"/>
              </w:rPr>
              <w:t>Time</w:t>
            </w:r>
          </w:p>
        </w:tc>
        <w:tc>
          <w:tcPr>
            <w:tcW w:w="2694" w:type="dxa"/>
            <w:tcBorders>
              <w:top w:val="single" w:color="auto" w:sz="4" w:space="0"/>
              <w:left w:val="single" w:color="auto" w:sz="4" w:space="0"/>
              <w:bottom w:val="single" w:color="auto" w:sz="4" w:space="0"/>
              <w:right w:val="single" w:color="auto" w:sz="4" w:space="0"/>
            </w:tcBorders>
            <w:vAlign w:val="center"/>
          </w:tcPr>
          <w:p w14:paraId="3794A363">
            <w:pPr>
              <w:jc w:val="center"/>
              <w:rPr>
                <w:rFonts w:hint="default" w:ascii="Times New Roman" w:hAnsi="Times New Roman" w:cs="Times New Roman"/>
                <w:b/>
                <w:bCs/>
                <w:lang w:val="en-US"/>
              </w:rPr>
            </w:pPr>
            <w:r>
              <w:t/>
            </w:r>
          </w:p>
        </w:tc>
      </w:tr>
      <w:tr w14:paraId="0FB7D40B">
        <w:tblPrEx>
          <w:tblCellMar>
            <w:top w:w="0" w:type="dxa"/>
            <w:left w:w="108" w:type="dxa"/>
            <w:bottom w:w="0" w:type="dxa"/>
            <w:right w:w="108" w:type="dxa"/>
          </w:tblCellMar>
        </w:tblPrEx>
        <w:trPr>
          <w:cantSplit/>
          <w:trHeight w:val="680" w:hRule="atLeast"/>
          <w:jc w:val="center"/>
        </w:trPr>
        <w:tc>
          <w:tcPr>
            <w:tcW w:w="2166" w:type="dxa"/>
            <w:tcBorders>
              <w:top w:val="single" w:color="auto" w:sz="4" w:space="0"/>
              <w:left w:val="single" w:color="auto" w:sz="4" w:space="0"/>
              <w:bottom w:val="single" w:color="auto" w:sz="4" w:space="0"/>
              <w:right w:val="single" w:color="auto" w:sz="4" w:space="0"/>
            </w:tcBorders>
            <w:vAlign w:val="center"/>
          </w:tcPr>
          <w:p w14:paraId="4C20A6C6">
            <w:pPr>
              <w:jc w:val="center"/>
              <w:rPr>
                <w:rFonts w:hint="default" w:ascii="Times New Roman" w:hAnsi="Times New Roman" w:cs="Times New Roman"/>
                <w:b/>
                <w:bCs/>
              </w:rPr>
            </w:pPr>
            <w:r>
              <w:rPr>
                <w:rFonts w:hint="default" w:ascii="Times New Roman" w:hAnsi="Times New Roman" w:cs="Times New Roman"/>
                <w:b/>
                <w:bCs/>
              </w:rPr>
              <w:t>批    准：</w:t>
            </w:r>
          </w:p>
          <w:p w14:paraId="0F871111">
            <w:pPr>
              <w:jc w:val="center"/>
              <w:rPr>
                <w:rFonts w:hint="default" w:ascii="Times New Roman" w:hAnsi="Times New Roman" w:cs="Times New Roman"/>
                <w:b/>
                <w:bCs/>
              </w:rPr>
            </w:pPr>
            <w:r>
              <w:rPr>
                <w:rFonts w:hint="default" w:ascii="Times New Roman" w:hAnsi="Times New Roman" w:cs="Times New Roman"/>
                <w:b/>
                <w:szCs w:val="21"/>
              </w:rPr>
              <w:t>Approved by</w:t>
            </w:r>
          </w:p>
        </w:tc>
        <w:tc>
          <w:tcPr>
            <w:tcW w:w="1748" w:type="dxa"/>
            <w:tcBorders>
              <w:top w:val="single" w:color="auto" w:sz="4" w:space="0"/>
              <w:left w:val="single" w:color="auto" w:sz="4" w:space="0"/>
              <w:bottom w:val="single" w:color="auto" w:sz="4" w:space="0"/>
              <w:right w:val="single" w:color="auto" w:sz="4" w:space="0"/>
            </w:tcBorders>
            <w:vAlign w:val="center"/>
          </w:tcPr>
          <w:p w14:paraId="3C320AB1">
            <w:pPr>
              <w:jc w:val="center"/>
              <w:rPr>
                <w:rFonts w:hint="default" w:ascii="Times New Roman" w:hAnsi="Times New Roman" w:cs="Times New Roman"/>
                <w:b/>
                <w:bCs/>
              </w:rPr>
            </w:pPr>
            <w:r>
              <w:t/>
            </w:r>
          </w:p>
        </w:tc>
        <w:tc>
          <w:tcPr>
            <w:tcW w:w="1184" w:type="dxa"/>
            <w:tcBorders>
              <w:top w:val="single" w:color="auto" w:sz="4" w:space="0"/>
              <w:left w:val="single" w:color="auto" w:sz="4" w:space="0"/>
              <w:bottom w:val="single" w:color="auto" w:sz="4" w:space="0"/>
              <w:right w:val="single" w:color="auto" w:sz="4" w:space="0"/>
            </w:tcBorders>
            <w:vAlign w:val="center"/>
          </w:tcPr>
          <w:p w14:paraId="3B552C73">
            <w:pPr>
              <w:rPr>
                <w:rFonts w:hint="default" w:ascii="Times New Roman" w:hAnsi="Times New Roman" w:cs="Times New Roman"/>
                <w:b/>
                <w:bCs/>
              </w:rPr>
            </w:pPr>
            <w:r>
              <w:rPr>
                <w:rFonts w:hint="default" w:ascii="Times New Roman" w:hAnsi="Times New Roman" w:cs="Times New Roman"/>
                <w:b/>
                <w:bCs/>
              </w:rPr>
              <w:t xml:space="preserve"> 时  间：</w:t>
            </w:r>
          </w:p>
          <w:p w14:paraId="6D36BEC5">
            <w:pPr>
              <w:jc w:val="center"/>
              <w:rPr>
                <w:rFonts w:hint="default" w:ascii="Times New Roman" w:hAnsi="Times New Roman" w:cs="Times New Roman"/>
                <w:b/>
                <w:bCs/>
              </w:rPr>
            </w:pPr>
            <w:r>
              <w:rPr>
                <w:rFonts w:hint="default" w:ascii="Times New Roman" w:hAnsi="Times New Roman" w:cs="Times New Roman"/>
                <w:b/>
                <w:szCs w:val="21"/>
              </w:rPr>
              <w:t>Time</w:t>
            </w:r>
          </w:p>
        </w:tc>
        <w:tc>
          <w:tcPr>
            <w:tcW w:w="2694" w:type="dxa"/>
            <w:tcBorders>
              <w:top w:val="single" w:color="auto" w:sz="4" w:space="0"/>
              <w:left w:val="single" w:color="auto" w:sz="4" w:space="0"/>
              <w:bottom w:val="single" w:color="auto" w:sz="4" w:space="0"/>
              <w:right w:val="single" w:color="auto" w:sz="4" w:space="0"/>
            </w:tcBorders>
            <w:vAlign w:val="center"/>
          </w:tcPr>
          <w:p w14:paraId="125546A7">
            <w:pPr>
              <w:jc w:val="center"/>
              <w:rPr>
                <w:rFonts w:hint="default" w:ascii="Times New Roman" w:hAnsi="Times New Roman" w:cs="Times New Roman"/>
                <w:b/>
                <w:bCs/>
                <w:lang w:val="en-US"/>
              </w:rPr>
            </w:pPr>
            <w:r>
              <w:t/>
            </w:r>
          </w:p>
        </w:tc>
      </w:tr>
    </w:tbl>
    <w:p w14:paraId="184F8C48">
      <w:pPr>
        <w:widowControl/>
        <w:jc w:val="left"/>
        <w:rPr>
          <w:rFonts w:hint="default" w:ascii="Times New Roman" w:hAnsi="Times New Roman" w:cs="Times New Roman"/>
          <w:b/>
          <w:bCs/>
          <w:kern w:val="44"/>
          <w:sz w:val="36"/>
          <w:szCs w:val="44"/>
        </w:rPr>
      </w:pPr>
    </w:p>
    <w:p w14:paraId="1EB8EE2E">
      <w:pPr>
        <w:pStyle w:val="27"/>
        <w:ind w:firstLine="1920" w:firstLineChars="600"/>
        <w:rPr>
          <w:rFonts w:hint="default" w:ascii="Times New Roman" w:hAnsi="Times New Roman" w:eastAsia="宋体" w:cs="Times New Roman"/>
        </w:rPr>
      </w:pPr>
      <w:r>
        <w:rPr>
          <w:rFonts w:hint="default" w:ascii="Times New Roman" w:hAnsi="Times New Roman" w:eastAsia="宋体" w:cs="Times New Roman"/>
          <w:lang w:val="zh-CN"/>
        </w:rPr>
        <w:t>目</w:t>
      </w:r>
      <w:r>
        <w:rPr>
          <w:rFonts w:hint="default" w:ascii="Times New Roman" w:hAnsi="Times New Roman" w:eastAsia="宋体" w:cs="Times New Roman"/>
        </w:rPr>
        <w:t xml:space="preserve">                      </w:t>
      </w:r>
      <w:r>
        <w:rPr>
          <w:rFonts w:hint="default" w:ascii="Times New Roman" w:hAnsi="Times New Roman" w:eastAsia="宋体" w:cs="Times New Roman"/>
          <w:lang w:val="zh-CN"/>
        </w:rPr>
        <w:t>录</w:t>
      </w:r>
    </w:p>
    <w:p w14:paraId="351F54FA">
      <w:pPr>
        <w:pStyle w:val="10"/>
        <w:tabs>
          <w:tab w:val="right" w:leader="dot" w:pos="8306"/>
        </w:tabs>
        <w:rPr>
          <w:rFonts w:hint="default" w:ascii="Times New Roman" w:hAnsi="Times New Roman"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TOC \o "1-3" \h \z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_Toc799 </w:instrText>
      </w:r>
      <w:r>
        <w:rPr>
          <w:rFonts w:hint="default" w:ascii="Times New Roman" w:hAnsi="Times New Roman" w:eastAsia="宋体" w:cs="Times New Roman"/>
        </w:rPr>
        <w:fldChar w:fldCharType="separate"/>
      </w:r>
      <w:r>
        <w:rPr>
          <w:rFonts w:hint="default" w:ascii="Times New Roman" w:hAnsi="Times New Roman" w:cs="Times New Roman"/>
          <w:szCs w:val="28"/>
        </w:rPr>
        <w:t>报告更新说明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宋体" w:cs="Times New Roman"/>
        </w:rPr>
        <w:fldChar w:fldCharType="end"/>
      </w:r>
    </w:p>
    <w:p w14:paraId="43FE6179">
      <w:pPr>
        <w:pStyle w:val="10"/>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_Toc6019 </w:instrText>
      </w:r>
      <w:r>
        <w:rPr>
          <w:rFonts w:hint="default" w:ascii="Times New Roman" w:hAnsi="Times New Roman" w:cs="Times New Roman"/>
          <w:bCs/>
          <w:lang w:val="zh-CN"/>
        </w:rPr>
        <w:fldChar w:fldCharType="separate"/>
      </w:r>
      <w:r>
        <w:rPr>
          <w:rFonts w:hint="default" w:ascii="Times New Roman" w:hAnsi="Times New Roman" w:cs="Times New Roman"/>
          <w:szCs w:val="28"/>
        </w:rPr>
        <w:t>遗留测试问题列表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_Toc6019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5F8C36F">
      <w:pPr>
        <w:pStyle w:val="10"/>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_Toc11796 </w:instrText>
      </w:r>
      <w:r>
        <w:rPr>
          <w:rFonts w:hint="default" w:ascii="Times New Roman" w:hAnsi="Times New Roman" w:cs="Times New Roman"/>
          <w:bCs/>
          <w:lang w:val="zh-CN"/>
        </w:rPr>
        <w:fldChar w:fldCharType="separate"/>
      </w:r>
      <w:r>
        <w:rPr>
          <w:rFonts w:hint="default" w:ascii="Times New Roman" w:hAnsi="Times New Roman" w:cs="Times New Roman"/>
          <w:szCs w:val="28"/>
        </w:rPr>
        <w:t xml:space="preserve">1. </w:t>
      </w:r>
      <w:r>
        <w:rPr>
          <w:rFonts w:hint="default" w:ascii="Times New Roman" w:hAnsi="Times New Roman" w:cs="Times New Roman"/>
        </w:rPr>
        <w:t>概述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_Toc11796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4D1BA080">
      <w:pPr>
        <w:pStyle w:val="10"/>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_Toc20828 </w:instrText>
      </w:r>
      <w:r>
        <w:rPr>
          <w:rFonts w:hint="default" w:ascii="Times New Roman" w:hAnsi="Times New Roman" w:cs="Times New Roman"/>
          <w:bCs/>
          <w:lang w:val="zh-CN"/>
        </w:rPr>
        <w:fldChar w:fldCharType="separate"/>
      </w:r>
      <w:r>
        <w:rPr>
          <w:rFonts w:hint="default" w:ascii="Times New Roman" w:hAnsi="Times New Roman" w:cs="Times New Roman"/>
        </w:rPr>
        <w:t>2. 测试引用标准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_Toc20828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280C8752">
      <w:pPr>
        <w:pStyle w:val="10"/>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_Toc29323 </w:instrText>
      </w:r>
      <w:r>
        <w:rPr>
          <w:rFonts w:hint="default" w:ascii="Times New Roman" w:hAnsi="Times New Roman" w:cs="Times New Roman"/>
          <w:bCs/>
          <w:lang w:val="zh-CN"/>
        </w:rPr>
        <w:fldChar w:fldCharType="separate"/>
      </w:r>
      <w:r>
        <w:rPr>
          <w:rFonts w:hint="default" w:ascii="Times New Roman" w:hAnsi="Times New Roman" w:cs="Times New Roman"/>
        </w:rPr>
        <w:t>3. 测试设备仪器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_Toc29323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FF5C8B2">
      <w:pPr>
        <w:pStyle w:val="10"/>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_Toc28309 </w:instrText>
      </w:r>
      <w:r>
        <w:rPr>
          <w:rFonts w:hint="default" w:ascii="Times New Roman" w:hAnsi="Times New Roman" w:cs="Times New Roman"/>
          <w:bCs/>
          <w:lang w:val="zh-CN"/>
        </w:rPr>
        <w:fldChar w:fldCharType="separate"/>
      </w:r>
      <w:r>
        <w:rPr>
          <w:rFonts w:hint="default" w:ascii="Times New Roman" w:hAnsi="Times New Roman" w:cs="Times New Roman"/>
        </w:rPr>
        <w:t>4. 样品信息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_Toc28309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4C3F8B2">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_Toc6564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4.1. </w:t>
      </w:r>
      <w:r>
        <w:rPr>
          <w:rFonts w:hint="default" w:ascii="Times New Roman" w:hAnsi="Times New Roman" w:cs="Times New Roman"/>
        </w:rPr>
        <w:t>样品标识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_Toc6564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BF1788C">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_Toc16674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4.2. </w:t>
      </w:r>
      <w:r>
        <w:rPr>
          <w:rFonts w:hint="default" w:ascii="Times New Roman" w:hAnsi="Times New Roman" w:cs="Times New Roman"/>
        </w:rPr>
        <w:t>设备软件版本</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_Toc16674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C55F463">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_Toc32275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4.3. </w:t>
      </w:r>
      <w:r>
        <w:rPr>
          <w:rFonts w:hint="default" w:ascii="Times New Roman" w:hAnsi="Times New Roman" w:cs="Times New Roman"/>
          <w:lang w:val="en-US" w:eastAsia="zh-CN"/>
        </w:rPr>
        <w:t>样品</w:t>
      </w:r>
      <w:r>
        <w:rPr>
          <w:rFonts w:hint="default" w:ascii="Times New Roman" w:hAnsi="Times New Roman" w:cs="Times New Roman"/>
        </w:rPr>
        <w:t>照片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_Toc32275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3D97FB6A">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_Toc25777 </w:instrText>
      </w:r>
      <w:r>
        <w:rPr>
          <w:rFonts w:hint="default" w:ascii="Times New Roman" w:hAnsi="Times New Roman" w:cs="Times New Roman"/>
          <w:bCs/>
          <w:lang w:val="zh-CN"/>
        </w:rPr>
        <w:fldChar w:fldCharType="separate"/>
      </w:r>
      <w:r>
        <w:rPr>
          <w:rFonts w:hint="default" w:ascii="Times New Roman" w:hAnsi="Times New Roman" w:cs="Times New Roman"/>
          <w:highlight w:val="none"/>
          <w:lang w:val="en-US"/>
        </w:rPr>
        <w:t xml:space="preserve">4.4. </w:t>
      </w:r>
      <w:r>
        <w:rPr>
          <w:rFonts w:hint="default" w:ascii="Times New Roman" w:hAnsi="Times New Roman" w:cs="Times New Roman"/>
          <w:lang w:val="en-US" w:eastAsia="zh-CN"/>
        </w:rPr>
        <w:t>样品尺寸</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_Toc25777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36DC3DA">
      <w:pPr>
        <w:pStyle w:val="10"/>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_Toc29044 </w:instrText>
      </w:r>
      <w:r>
        <w:rPr>
          <w:rFonts w:hint="default" w:ascii="Times New Roman" w:hAnsi="Times New Roman" w:cs="Times New Roman"/>
          <w:bCs/>
          <w:lang w:val="zh-CN"/>
        </w:rPr>
        <w:fldChar w:fldCharType="separate"/>
      </w:r>
      <w:r>
        <w:rPr>
          <w:rFonts w:hint="default" w:ascii="Times New Roman" w:hAnsi="Times New Roman" w:cs="Times New Roman"/>
        </w:rPr>
        <w:t>5. 测试项目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_Toc29044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6674FDF">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_Toc32392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5.1. </w:t>
      </w:r>
      <w:r>
        <w:rPr>
          <w:rFonts w:hint="default" w:ascii="Times New Roman" w:hAnsi="Times New Roman" w:cs="Times New Roman"/>
        </w:rPr>
        <w:t>外观检查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_Toc32392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58C63E54">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_Toc7588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5.2. </w:t>
      </w:r>
      <w:r>
        <w:rPr>
          <w:rFonts w:hint="default" w:ascii="Times New Roman" w:hAnsi="Times New Roman" w:cs="Times New Roman"/>
        </w:rPr>
        <w:t>接线正确性检查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_Toc7588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9620466">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_Toc3064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5.3. </w:t>
      </w:r>
      <w:r>
        <w:rPr>
          <w:rFonts w:hint="default" w:ascii="Times New Roman" w:hAnsi="Times New Roman" w:cs="Times New Roman"/>
        </w:rPr>
        <w:t>机柜强度测试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583B16E1">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_Toc16882 </w:instrText>
      </w:r>
      <w:r>
        <w:rPr>
          <w:rFonts w:hint="default" w:ascii="Times New Roman" w:hAnsi="Times New Roman" w:cs="Times New Roman"/>
          <w:bCs/>
          <w:lang w:val="zh-CN"/>
        </w:rPr>
        <w:fldChar w:fldCharType="separate"/>
      </w:r>
      <w:r>
        <w:rPr>
          <w:rFonts w:hint="default" w:ascii="Times New Roman" w:hAnsi="Times New Roman" w:cs="Times New Roman"/>
          <w:szCs w:val="24"/>
        </w:rPr>
        <w:t>5.3.1. 满载静置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_Toc16882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783D2A5">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_Toc12622 </w:instrText>
      </w:r>
      <w:r>
        <w:rPr>
          <w:rFonts w:hint="default" w:ascii="Times New Roman" w:hAnsi="Times New Roman" w:cs="Times New Roman"/>
          <w:bCs/>
          <w:lang w:val="zh-CN"/>
        </w:rPr>
        <w:fldChar w:fldCharType="separate"/>
      </w:r>
      <w:r>
        <w:rPr>
          <w:rFonts w:hint="default" w:ascii="Times New Roman" w:hAnsi="Times New Roman" w:cs="Times New Roman"/>
          <w:szCs w:val="24"/>
        </w:rPr>
        <w:t>5.3.2. 起吊、称重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_Toc12622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23F8CA7">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_Toc13005 </w:instrText>
      </w:r>
      <w:r>
        <w:rPr>
          <w:rFonts w:hint="default" w:ascii="Times New Roman" w:hAnsi="Times New Roman" w:cs="Times New Roman"/>
          <w:bCs/>
          <w:lang w:val="zh-CN"/>
        </w:rPr>
        <w:fldChar w:fldCharType="separate"/>
      </w:r>
      <w:r>
        <w:rPr>
          <w:rFonts w:hint="default" w:ascii="Times New Roman" w:hAnsi="Times New Roman" w:cs="Times New Roman"/>
          <w:szCs w:val="24"/>
        </w:rPr>
        <w:t>5.3.3. 叉举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_Toc13005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670122C">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_Toc30027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5.4. </w:t>
      </w:r>
      <w:r>
        <w:rPr>
          <w:rFonts w:hint="default" w:ascii="Times New Roman" w:hAnsi="Times New Roman" w:cs="Times New Roman"/>
        </w:rPr>
        <w:t>防护等级测试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_Toc30027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0CD04F7">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_Toc30673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5.5. </w:t>
      </w:r>
      <w:r>
        <w:rPr>
          <w:rFonts w:hint="default" w:ascii="Times New Roman" w:hAnsi="Times New Roman" w:cs="Times New Roman"/>
        </w:rPr>
        <w:t>接地连续性试验</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_Toc30673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20212DD2">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_Toc30064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5.6. </w:t>
      </w:r>
      <w:r>
        <w:rPr>
          <w:rFonts w:hint="default" w:ascii="Times New Roman" w:hAnsi="Times New Roman" w:cs="Times New Roman"/>
        </w:rPr>
        <w:t>绝缘耐压测试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_Toc30064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A49D823">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_Toc874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5.7. </w:t>
      </w:r>
      <w:r>
        <w:rPr>
          <w:rFonts w:hint="default" w:ascii="Times New Roman" w:hAnsi="Times New Roman" w:cs="Times New Roman"/>
        </w:rPr>
        <w:t>系统供电测试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_Toc874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21583EF3">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_Toc16806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5.8. </w:t>
      </w:r>
      <w:r>
        <w:rPr>
          <w:rFonts w:hint="default" w:ascii="Times New Roman" w:hAnsi="Times New Roman" w:cs="Times New Roman"/>
        </w:rPr>
        <w:t>通讯测试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_Toc16806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1B45FFB">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_Toc6247 </w:instrText>
      </w:r>
      <w:r>
        <w:rPr>
          <w:rFonts w:hint="default" w:ascii="Times New Roman" w:hAnsi="Times New Roman" w:cs="Times New Roman"/>
          <w:bCs/>
          <w:lang w:val="zh-CN"/>
        </w:rPr>
        <w:fldChar w:fldCharType="separate"/>
      </w:r>
      <w:r>
        <w:rPr>
          <w:rFonts w:hint="default" w:ascii="Times New Roman" w:hAnsi="Times New Roman" w:cs="Times New Roman"/>
          <w:szCs w:val="24"/>
        </w:rPr>
        <w:t>5.8.1. 模块数据测试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_Toc6247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C9A6668">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_Toc16891 </w:instrText>
      </w:r>
      <w:r>
        <w:rPr>
          <w:rFonts w:hint="default" w:ascii="Times New Roman" w:hAnsi="Times New Roman" w:cs="Times New Roman"/>
          <w:bCs/>
          <w:lang w:val="zh-CN"/>
        </w:rPr>
        <w:fldChar w:fldCharType="separate"/>
      </w:r>
      <w:r>
        <w:rPr>
          <w:rFonts w:hint="default" w:ascii="Times New Roman" w:hAnsi="Times New Roman" w:cs="Times New Roman"/>
          <w:szCs w:val="24"/>
        </w:rPr>
        <w:t>5.8.2. 报警和保护测试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_Toc16891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75ACCAE">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_Toc21799 </w:instrText>
      </w:r>
      <w:r>
        <w:rPr>
          <w:rFonts w:hint="default" w:ascii="Times New Roman" w:hAnsi="Times New Roman" w:cs="Times New Roman"/>
          <w:bCs/>
          <w:lang w:val="zh-CN"/>
        </w:rPr>
        <w:fldChar w:fldCharType="separate"/>
      </w:r>
      <w:r>
        <w:rPr>
          <w:rFonts w:hint="default" w:ascii="Times New Roman" w:hAnsi="Times New Roman" w:cs="Times New Roman"/>
          <w:szCs w:val="24"/>
        </w:rPr>
        <w:t>5.8.2.1. BMS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_Toc21799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4FCA2B0F">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_Toc24474 </w:instrText>
      </w:r>
      <w:r>
        <w:rPr>
          <w:rFonts w:hint="default" w:ascii="Times New Roman" w:hAnsi="Times New Roman" w:cs="Times New Roman"/>
          <w:bCs/>
          <w:lang w:val="zh-CN"/>
        </w:rPr>
        <w:fldChar w:fldCharType="separate"/>
      </w:r>
      <w:r>
        <w:rPr>
          <w:rFonts w:hint="default" w:ascii="Times New Roman" w:hAnsi="Times New Roman" w:cs="Times New Roman"/>
          <w:szCs w:val="24"/>
        </w:rPr>
        <w:t>5.8.2.2. PCS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_Toc24474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43D6BBF5">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_Toc22867 </w:instrText>
      </w:r>
      <w:r>
        <w:rPr>
          <w:rFonts w:hint="default" w:ascii="Times New Roman" w:hAnsi="Times New Roman" w:cs="Times New Roman"/>
          <w:bCs/>
          <w:lang w:val="zh-CN"/>
        </w:rPr>
        <w:fldChar w:fldCharType="separate"/>
      </w:r>
      <w:r>
        <w:rPr>
          <w:rFonts w:hint="default" w:ascii="Times New Roman" w:hAnsi="Times New Roman" w:cs="Times New Roman"/>
          <w:szCs w:val="24"/>
        </w:rPr>
        <w:t>5.8.2.3. 消防系统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_Toc22867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BB416C9">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_Toc12832 </w:instrText>
      </w:r>
      <w:r>
        <w:rPr>
          <w:rFonts w:hint="default" w:ascii="Times New Roman" w:hAnsi="Times New Roman" w:cs="Times New Roman"/>
          <w:bCs/>
          <w:lang w:val="zh-CN"/>
        </w:rPr>
        <w:fldChar w:fldCharType="separate"/>
      </w:r>
      <w:r>
        <w:rPr>
          <w:rFonts w:hint="default" w:ascii="Times New Roman" w:hAnsi="Times New Roman" w:cs="Times New Roman"/>
          <w:szCs w:val="24"/>
        </w:rPr>
        <w:t>5.8.2.4. 热管理系统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_Toc12832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B972199">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_Toc25151 </w:instrText>
      </w:r>
      <w:r>
        <w:rPr>
          <w:rFonts w:hint="default" w:ascii="Times New Roman" w:hAnsi="Times New Roman" w:cs="Times New Roman"/>
          <w:bCs/>
          <w:lang w:val="zh-CN"/>
        </w:rPr>
        <w:fldChar w:fldCharType="separate"/>
      </w:r>
      <w:r>
        <w:rPr>
          <w:rFonts w:hint="default" w:ascii="Times New Roman" w:hAnsi="Times New Roman" w:cs="Times New Roman"/>
          <w:szCs w:val="24"/>
        </w:rPr>
        <w:t>5.8.2.5. 启停机功能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_Toc25151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59580567">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_Toc15613 </w:instrText>
      </w:r>
      <w:r>
        <w:rPr>
          <w:rFonts w:hint="default" w:ascii="Times New Roman" w:hAnsi="Times New Roman" w:cs="Times New Roman"/>
          <w:bCs/>
          <w:lang w:val="zh-CN"/>
        </w:rPr>
        <w:fldChar w:fldCharType="separate"/>
      </w:r>
      <w:r>
        <w:rPr>
          <w:rFonts w:hint="default" w:ascii="Times New Roman" w:hAnsi="Times New Roman" w:cs="Times New Roman"/>
          <w:szCs w:val="24"/>
        </w:rPr>
        <w:t>5.8.2.6. 急停功能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_Toc15613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E2C6A85">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_Toc23394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5.9. </w:t>
      </w:r>
      <w:r>
        <w:rPr>
          <w:rFonts w:hint="default" w:ascii="Times New Roman" w:hAnsi="Times New Roman" w:cs="Times New Roman"/>
        </w:rPr>
        <w:t>信号测试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_Toc23394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FBE4A53">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_Toc25735 </w:instrText>
      </w:r>
      <w:r>
        <w:rPr>
          <w:rFonts w:hint="default" w:ascii="Times New Roman" w:hAnsi="Times New Roman" w:cs="Times New Roman"/>
          <w:bCs/>
          <w:lang w:val="zh-CN"/>
        </w:rPr>
        <w:fldChar w:fldCharType="separate"/>
      </w:r>
      <w:r>
        <w:rPr>
          <w:rFonts w:hint="default" w:ascii="Times New Roman" w:hAnsi="Times New Roman" w:cs="Times New Roman"/>
          <w:szCs w:val="24"/>
        </w:rPr>
        <w:t>5.9.1. DI采集点信息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_Toc25735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E292605">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_Toc2954 </w:instrText>
      </w:r>
      <w:r>
        <w:rPr>
          <w:rFonts w:hint="default" w:ascii="Times New Roman" w:hAnsi="Times New Roman" w:cs="Times New Roman"/>
          <w:bCs/>
          <w:lang w:val="zh-CN"/>
        </w:rPr>
        <w:fldChar w:fldCharType="separate"/>
      </w:r>
      <w:r>
        <w:rPr>
          <w:rFonts w:hint="default" w:ascii="Times New Roman" w:hAnsi="Times New Roman" w:cs="Times New Roman"/>
          <w:szCs w:val="24"/>
        </w:rPr>
        <w:t>5.9.2. DO采集点信息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_Toc2954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561DD602">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_Toc16608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5.10. </w:t>
      </w:r>
      <w:r>
        <w:rPr>
          <w:rFonts w:hint="default" w:ascii="Times New Roman" w:hAnsi="Times New Roman" w:cs="Times New Roman"/>
        </w:rPr>
        <w:t>系统功能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_Toc16608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349ACFEC">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_Toc3252 </w:instrText>
      </w:r>
      <w:r>
        <w:rPr>
          <w:rFonts w:hint="default" w:ascii="Times New Roman" w:hAnsi="Times New Roman" w:cs="Times New Roman"/>
          <w:bCs/>
          <w:lang w:val="zh-CN"/>
        </w:rPr>
        <w:fldChar w:fldCharType="separate"/>
      </w:r>
      <w:r>
        <w:rPr>
          <w:rFonts w:hint="default" w:ascii="Times New Roman" w:hAnsi="Times New Roman" w:cs="Times New Roman"/>
          <w:szCs w:val="24"/>
        </w:rPr>
        <w:t>5.10.1. 有功功率控制功能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_Toc3252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4DB0BBFF">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_Toc25830 </w:instrText>
      </w:r>
      <w:r>
        <w:rPr>
          <w:rFonts w:hint="default" w:ascii="Times New Roman" w:hAnsi="Times New Roman" w:cs="Times New Roman"/>
          <w:bCs/>
          <w:lang w:val="zh-CN"/>
        </w:rPr>
        <w:fldChar w:fldCharType="separate"/>
      </w:r>
      <w:r>
        <w:rPr>
          <w:rFonts w:hint="default" w:ascii="Times New Roman" w:hAnsi="Times New Roman" w:cs="Times New Roman"/>
          <w:szCs w:val="24"/>
        </w:rPr>
        <w:t>5.10.2. 噪声测试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_Toc25830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C59DD80">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_Toc27574 </w:instrText>
      </w:r>
      <w:r>
        <w:rPr>
          <w:rFonts w:hint="default" w:ascii="Times New Roman" w:hAnsi="Times New Roman" w:cs="Times New Roman"/>
          <w:bCs/>
          <w:lang w:val="zh-CN"/>
        </w:rPr>
        <w:fldChar w:fldCharType="separate"/>
      </w:r>
      <w:r>
        <w:rPr>
          <w:rFonts w:hint="default" w:ascii="Times New Roman" w:hAnsi="Times New Roman" w:cs="Times New Roman"/>
          <w:szCs w:val="24"/>
        </w:rPr>
        <w:t xml:space="preserve">5.10.3. </w:t>
      </w:r>
      <w:r>
        <w:rPr>
          <w:rFonts w:hint="default" w:ascii="Times New Roman" w:hAnsi="Times New Roman" w:cs="Times New Roman"/>
          <w:szCs w:val="24"/>
          <w:lang w:val="en-US" w:eastAsia="zh-CN"/>
        </w:rPr>
        <w:t>并离网</w:t>
      </w:r>
      <w:r>
        <w:rPr>
          <w:rFonts w:hint="default" w:ascii="Times New Roman" w:hAnsi="Times New Roman" w:cs="Times New Roman"/>
          <w:szCs w:val="24"/>
        </w:rPr>
        <w:t>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_Toc27574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B36C2CE">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_Toc8641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5.11. </w:t>
      </w:r>
      <w:r>
        <w:rPr>
          <w:rFonts w:hint="default" w:ascii="Times New Roman" w:hAnsi="Times New Roman" w:cs="Times New Roman"/>
        </w:rPr>
        <w:t>容量测试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_Toc8641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25793E33">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_Toc30234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5.12. </w:t>
      </w:r>
      <w:r>
        <w:rPr>
          <w:rFonts w:hint="default" w:ascii="Times New Roman" w:hAnsi="Times New Roman" w:cs="Times New Roman"/>
        </w:rPr>
        <w:t>温升测试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_Toc30234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4863D2A2">
      <w:pPr>
        <w:pStyle w:val="11"/>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_Toc21457 </w:instrText>
      </w:r>
      <w:r>
        <w:rPr>
          <w:rFonts w:hint="default" w:ascii="Times New Roman" w:hAnsi="Times New Roman" w:cs="Times New Roman"/>
          <w:bCs/>
          <w:lang w:val="zh-CN"/>
        </w:rPr>
        <w:fldChar w:fldCharType="separate"/>
      </w:r>
      <w:r>
        <w:rPr>
          <w:rFonts w:hint="default" w:ascii="Times New Roman" w:hAnsi="Times New Roman" w:cs="Times New Roman"/>
          <w:highlight w:val="none"/>
        </w:rPr>
        <w:t xml:space="preserve">5.13. </w:t>
      </w:r>
      <w:r>
        <w:rPr>
          <w:rFonts w:hint="default" w:ascii="Times New Roman" w:hAnsi="Times New Roman" w:cs="Times New Roman"/>
        </w:rPr>
        <w:t>运输测试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_Toc21457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A3ECE8E">
      <w:pPr>
        <w:rPr>
          <w:rFonts w:hint="default" w:ascii="Times New Roman" w:hAnsi="Times New Roman" w:cs="Times New Roman"/>
        </w:rPr>
      </w:pPr>
      <w:r>
        <w:rPr>
          <w:rFonts w:hint="default" w:ascii="Times New Roman" w:hAnsi="Times New Roman" w:cs="Times New Roman"/>
          <w:bCs/>
          <w:lang w:val="zh-CN"/>
        </w:rPr>
        <w:fldChar w:fldCharType="end"/>
      </w:r>
      <w:r>
        <w:rPr>
          <w:rFonts w:hint="default" w:ascii="Times New Roman" w:hAnsi="Times New Roman" w:cs="Times New Roman"/>
          <w:b/>
          <w:bCs/>
          <w:lang w:val="zh-CN"/>
        </w:rPr>
        <w:br w:type="page"/>
      </w:r>
    </w:p>
    <w:p w14:paraId="18C78BD5">
      <w:pPr>
        <w:jc w:val="center"/>
        <w:outlineLvl w:val="0"/>
        <w:rPr>
          <w:rFonts w:hint="default" w:ascii="Times New Roman" w:hAnsi="Times New Roman" w:cs="Times New Roman"/>
          <w:sz w:val="28"/>
          <w:szCs w:val="28"/>
        </w:rPr>
      </w:pPr>
      <w:bookmarkStart w:id="0" w:name="_Toc328639739"/>
      <w:bookmarkStart w:id="1" w:name="_Toc333343063"/>
      <w:bookmarkStart w:id="2" w:name="_Toc258594897"/>
      <w:bookmarkStart w:id="3" w:name="_Toc114821544"/>
      <w:bookmarkStart w:id="4" w:name="_Toc118445293"/>
      <w:bookmarkStart w:id="5" w:name="_Toc277336979"/>
      <w:bookmarkStart w:id="6" w:name="_Toc376181934"/>
      <w:bookmarkStart w:id="7" w:name="_Toc329354603"/>
      <w:bookmarkStart w:id="8" w:name="_Toc799"/>
      <w:bookmarkStart w:id="9" w:name="_Toc330902954"/>
      <w:bookmarkStart w:id="10" w:name="_Toc336602458"/>
      <w:bookmarkStart w:id="11" w:name="_Toc277010446"/>
      <w:r>
        <w:rPr>
          <w:rFonts w:hint="default" w:ascii="Times New Roman" w:hAnsi="Times New Roman" w:cs="Times New Roman"/>
          <w:sz w:val="28"/>
          <w:szCs w:val="28"/>
        </w:rPr>
        <w:t>报告更新说明</w:t>
      </w:r>
      <w:bookmarkEnd w:id="0"/>
      <w:bookmarkEnd w:id="1"/>
      <w:bookmarkEnd w:id="2"/>
      <w:bookmarkEnd w:id="3"/>
      <w:bookmarkEnd w:id="4"/>
      <w:bookmarkEnd w:id="5"/>
      <w:bookmarkEnd w:id="6"/>
      <w:bookmarkEnd w:id="7"/>
      <w:bookmarkEnd w:id="8"/>
      <w:bookmarkEnd w:id="9"/>
      <w:bookmarkEnd w:id="10"/>
      <w:bookmarkEnd w:id="11"/>
    </w:p>
    <w:tbl>
      <w:tblPr>
        <w:tblStyle w:val="13"/>
        <w:tblW w:w="5000" w:type="pct"/>
        <w:tblInd w:w="0" w:type="dxa"/>
        <w:tblLayout w:type="autofit"/>
        <w:tblCellMar>
          <w:top w:w="0" w:type="dxa"/>
          <w:left w:w="108" w:type="dxa"/>
          <w:bottom w:w="0" w:type="dxa"/>
          <w:right w:w="108" w:type="dxa"/>
        </w:tblCellMar>
      </w:tblPr>
      <w:tblGrid>
        <w:gridCol w:w="660"/>
        <w:gridCol w:w="3745"/>
        <w:gridCol w:w="1514"/>
        <w:gridCol w:w="1277"/>
        <w:gridCol w:w="1326"/>
      </w:tblGrid>
      <w:tr w14:paraId="4D9E8A56">
        <w:tblPrEx>
          <w:tblCellMar>
            <w:top w:w="0" w:type="dxa"/>
            <w:left w:w="108" w:type="dxa"/>
            <w:bottom w:w="0" w:type="dxa"/>
            <w:right w:w="108" w:type="dxa"/>
          </w:tblCellMar>
        </w:tblPrEx>
        <w:trPr>
          <w:trHeight w:val="394" w:hRule="atLeast"/>
        </w:trPr>
        <w:tc>
          <w:tcPr>
            <w:tcW w:w="387" w:type="pct"/>
            <w:tcBorders>
              <w:top w:val="single" w:color="auto" w:sz="6" w:space="0"/>
              <w:left w:val="single" w:color="auto" w:sz="6" w:space="0"/>
              <w:bottom w:val="single" w:color="auto" w:sz="6" w:space="0"/>
              <w:right w:val="single" w:color="auto" w:sz="6" w:space="0"/>
            </w:tcBorders>
            <w:vAlign w:val="center"/>
          </w:tcPr>
          <w:p w14:paraId="187A016A">
            <w:pPr>
              <w:jc w:val="center"/>
              <w:rPr>
                <w:rFonts w:hint="default" w:ascii="Times New Roman" w:hAnsi="Times New Roman" w:cs="Times New Roman"/>
                <w:color w:val="000000"/>
              </w:rPr>
            </w:pPr>
            <w:r>
              <w:rPr>
                <w:rFonts w:hint="default" w:ascii="Times New Roman" w:hAnsi="Times New Roman" w:cs="Times New Roman"/>
                <w:color w:val="000000"/>
              </w:rPr>
              <w:t>No.</w:t>
            </w:r>
          </w:p>
        </w:tc>
        <w:tc>
          <w:tcPr>
            <w:tcW w:w="2196" w:type="pct"/>
            <w:tcBorders>
              <w:top w:val="single" w:color="auto" w:sz="6" w:space="0"/>
              <w:left w:val="single" w:color="auto" w:sz="6" w:space="0"/>
              <w:bottom w:val="single" w:color="auto" w:sz="4" w:space="0"/>
              <w:right w:val="single" w:color="auto" w:sz="6" w:space="0"/>
            </w:tcBorders>
            <w:vAlign w:val="center"/>
          </w:tcPr>
          <w:p w14:paraId="25204DE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更新内容</w:t>
            </w:r>
          </w:p>
        </w:tc>
        <w:tc>
          <w:tcPr>
            <w:tcW w:w="888" w:type="pct"/>
            <w:tcBorders>
              <w:top w:val="single" w:color="auto" w:sz="6" w:space="0"/>
              <w:left w:val="single" w:color="auto" w:sz="6" w:space="0"/>
              <w:bottom w:val="single" w:color="auto" w:sz="4" w:space="0"/>
              <w:right w:val="single" w:color="auto" w:sz="6" w:space="0"/>
            </w:tcBorders>
            <w:vAlign w:val="center"/>
          </w:tcPr>
          <w:p w14:paraId="160C3E9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原因</w:t>
            </w:r>
          </w:p>
        </w:tc>
        <w:tc>
          <w:tcPr>
            <w:tcW w:w="749" w:type="pct"/>
            <w:tcBorders>
              <w:top w:val="single" w:color="auto" w:sz="6" w:space="0"/>
              <w:left w:val="single" w:color="auto" w:sz="6" w:space="0"/>
              <w:bottom w:val="single" w:color="auto" w:sz="4" w:space="0"/>
              <w:right w:val="single" w:color="auto" w:sz="6" w:space="0"/>
            </w:tcBorders>
          </w:tcPr>
          <w:p w14:paraId="253F8B5A">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更改人</w:t>
            </w:r>
          </w:p>
        </w:tc>
        <w:tc>
          <w:tcPr>
            <w:tcW w:w="777" w:type="pct"/>
            <w:tcBorders>
              <w:top w:val="single" w:color="auto" w:sz="6" w:space="0"/>
              <w:left w:val="single" w:color="auto" w:sz="6" w:space="0"/>
              <w:bottom w:val="single" w:color="auto" w:sz="4" w:space="0"/>
              <w:right w:val="single" w:color="auto" w:sz="6" w:space="0"/>
            </w:tcBorders>
          </w:tcPr>
          <w:p w14:paraId="054C2E1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更改时间</w:t>
            </w:r>
          </w:p>
        </w:tc>
      </w:tr>
      <w:tr w14:paraId="00C608FE">
        <w:tblPrEx>
          <w:tblCellMar>
            <w:top w:w="0" w:type="dxa"/>
            <w:left w:w="108" w:type="dxa"/>
            <w:bottom w:w="0" w:type="dxa"/>
            <w:right w:w="108" w:type="dxa"/>
          </w:tblCellMar>
        </w:tblPrEx>
        <w:trPr>
          <w:trHeight w:val="394" w:hRule="atLeast"/>
        </w:trPr>
        <w:tc>
          <w:tcPr>
            <w:tcW w:w="387" w:type="pct"/>
            <w:tcBorders>
              <w:top w:val="single" w:color="auto" w:sz="6" w:space="0"/>
              <w:left w:val="single" w:color="auto" w:sz="6" w:space="0"/>
              <w:bottom w:val="single" w:color="auto" w:sz="6" w:space="0"/>
              <w:right w:val="single" w:color="auto" w:sz="6" w:space="0"/>
            </w:tcBorders>
            <w:vAlign w:val="center"/>
          </w:tcPr>
          <w:p w14:paraId="0A7A6314">
            <w:pPr>
              <w:jc w:val="center"/>
              <w:rPr>
                <w:rFonts w:hint="default" w:ascii="Times New Roman" w:hAnsi="Times New Roman" w:cs="Times New Roman"/>
                <w:color w:val="000000"/>
              </w:rPr>
            </w:pPr>
            <w:r>
              <w:rPr>
                <w:rFonts w:hint="default" w:ascii="Times New Roman" w:hAnsi="Times New Roman" w:cs="Times New Roman"/>
                <w:color w:val="000000"/>
              </w:rPr>
              <w:t>1</w:t>
            </w:r>
          </w:p>
        </w:tc>
        <w:tc>
          <w:tcPr>
            <w:tcW w:w="2196" w:type="pct"/>
            <w:tcBorders>
              <w:top w:val="single" w:color="auto" w:sz="6" w:space="0"/>
              <w:left w:val="single" w:color="auto" w:sz="6" w:space="0"/>
              <w:bottom w:val="single" w:color="auto" w:sz="6" w:space="0"/>
              <w:right w:val="single" w:color="auto" w:sz="6" w:space="0"/>
            </w:tcBorders>
            <w:vAlign w:val="center"/>
          </w:tcPr>
          <w:p w14:paraId="38D308C8">
            <w:pPr>
              <w:jc w:val="left"/>
              <w:rPr>
                <w:rFonts w:hint="default" w:ascii="Times New Roman" w:hAnsi="Times New Roman" w:cs="Times New Roman"/>
                <w:szCs w:val="21"/>
              </w:rPr>
            </w:pPr>
          </w:p>
        </w:tc>
        <w:tc>
          <w:tcPr>
            <w:tcW w:w="888" w:type="pct"/>
            <w:tcBorders>
              <w:top w:val="single" w:color="auto" w:sz="6" w:space="0"/>
              <w:left w:val="single" w:color="auto" w:sz="6" w:space="0"/>
              <w:bottom w:val="single" w:color="auto" w:sz="6" w:space="0"/>
              <w:right w:val="single" w:color="auto" w:sz="6" w:space="0"/>
            </w:tcBorders>
          </w:tcPr>
          <w:p w14:paraId="58B867CA">
            <w:pPr>
              <w:jc w:val="center"/>
              <w:rPr>
                <w:rFonts w:hint="default" w:ascii="Times New Roman" w:hAnsi="Times New Roman" w:cs="Times New Roman"/>
                <w:szCs w:val="21"/>
              </w:rPr>
            </w:pPr>
          </w:p>
        </w:tc>
        <w:tc>
          <w:tcPr>
            <w:tcW w:w="749" w:type="pct"/>
            <w:tcBorders>
              <w:top w:val="single" w:color="auto" w:sz="6" w:space="0"/>
              <w:left w:val="single" w:color="auto" w:sz="6" w:space="0"/>
              <w:bottom w:val="single" w:color="auto" w:sz="6" w:space="0"/>
              <w:right w:val="single" w:color="auto" w:sz="6" w:space="0"/>
            </w:tcBorders>
          </w:tcPr>
          <w:p w14:paraId="652BE9AB">
            <w:pPr>
              <w:jc w:val="center"/>
              <w:rPr>
                <w:rFonts w:hint="default" w:ascii="Times New Roman" w:hAnsi="Times New Roman" w:cs="Times New Roman"/>
                <w:szCs w:val="21"/>
              </w:rPr>
            </w:pPr>
          </w:p>
        </w:tc>
        <w:tc>
          <w:tcPr>
            <w:tcW w:w="777" w:type="pct"/>
            <w:tcBorders>
              <w:top w:val="single" w:color="auto" w:sz="6" w:space="0"/>
              <w:left w:val="single" w:color="auto" w:sz="6" w:space="0"/>
              <w:bottom w:val="single" w:color="auto" w:sz="6" w:space="0"/>
              <w:right w:val="single" w:color="auto" w:sz="6" w:space="0"/>
            </w:tcBorders>
          </w:tcPr>
          <w:p w14:paraId="5436D747">
            <w:pPr>
              <w:rPr>
                <w:rFonts w:hint="default" w:ascii="Times New Roman" w:hAnsi="Times New Roman" w:cs="Times New Roman"/>
                <w:szCs w:val="21"/>
              </w:rPr>
            </w:pPr>
          </w:p>
        </w:tc>
      </w:tr>
      <w:tr w14:paraId="16693E69">
        <w:tblPrEx>
          <w:tblCellMar>
            <w:top w:w="0" w:type="dxa"/>
            <w:left w:w="108" w:type="dxa"/>
            <w:bottom w:w="0" w:type="dxa"/>
            <w:right w:w="108" w:type="dxa"/>
          </w:tblCellMar>
        </w:tblPrEx>
        <w:trPr>
          <w:trHeight w:val="394" w:hRule="atLeast"/>
        </w:trPr>
        <w:tc>
          <w:tcPr>
            <w:tcW w:w="387" w:type="pct"/>
            <w:tcBorders>
              <w:top w:val="single" w:color="auto" w:sz="6" w:space="0"/>
              <w:left w:val="single" w:color="auto" w:sz="6" w:space="0"/>
              <w:bottom w:val="single" w:color="auto" w:sz="6" w:space="0"/>
              <w:right w:val="single" w:color="auto" w:sz="6" w:space="0"/>
            </w:tcBorders>
            <w:vAlign w:val="center"/>
          </w:tcPr>
          <w:p w14:paraId="55D8A5C6">
            <w:pPr>
              <w:jc w:val="center"/>
              <w:rPr>
                <w:rFonts w:hint="default" w:ascii="Times New Roman" w:hAnsi="Times New Roman" w:cs="Times New Roman"/>
                <w:color w:val="000000"/>
              </w:rPr>
            </w:pPr>
            <w:r>
              <w:rPr>
                <w:rFonts w:hint="default" w:ascii="Times New Roman" w:hAnsi="Times New Roman" w:cs="Times New Roman"/>
                <w:color w:val="000000"/>
              </w:rPr>
              <w:t>2</w:t>
            </w:r>
          </w:p>
        </w:tc>
        <w:tc>
          <w:tcPr>
            <w:tcW w:w="2196" w:type="pct"/>
            <w:tcBorders>
              <w:top w:val="single" w:color="auto" w:sz="6" w:space="0"/>
              <w:left w:val="single" w:color="auto" w:sz="6" w:space="0"/>
              <w:bottom w:val="single" w:color="auto" w:sz="6" w:space="0"/>
              <w:right w:val="single" w:color="auto" w:sz="6" w:space="0"/>
            </w:tcBorders>
            <w:vAlign w:val="center"/>
          </w:tcPr>
          <w:p w14:paraId="44640D41">
            <w:pPr>
              <w:widowControl/>
              <w:jc w:val="left"/>
              <w:rPr>
                <w:rFonts w:hint="default" w:ascii="Times New Roman" w:hAnsi="Times New Roman" w:cs="Times New Roman"/>
                <w:szCs w:val="21"/>
              </w:rPr>
            </w:pPr>
          </w:p>
        </w:tc>
        <w:tc>
          <w:tcPr>
            <w:tcW w:w="888" w:type="pct"/>
            <w:tcBorders>
              <w:top w:val="single" w:color="auto" w:sz="6" w:space="0"/>
              <w:left w:val="single" w:color="auto" w:sz="6" w:space="0"/>
              <w:bottom w:val="single" w:color="auto" w:sz="6" w:space="0"/>
              <w:right w:val="single" w:color="auto" w:sz="6" w:space="0"/>
            </w:tcBorders>
          </w:tcPr>
          <w:p w14:paraId="3540485B">
            <w:pPr>
              <w:rPr>
                <w:rFonts w:hint="default" w:ascii="Times New Roman" w:hAnsi="Times New Roman" w:cs="Times New Roman"/>
                <w:szCs w:val="21"/>
              </w:rPr>
            </w:pPr>
          </w:p>
        </w:tc>
        <w:tc>
          <w:tcPr>
            <w:tcW w:w="749" w:type="pct"/>
            <w:tcBorders>
              <w:top w:val="single" w:color="auto" w:sz="6" w:space="0"/>
              <w:left w:val="single" w:color="auto" w:sz="6" w:space="0"/>
              <w:bottom w:val="single" w:color="auto" w:sz="6" w:space="0"/>
              <w:right w:val="single" w:color="auto" w:sz="6" w:space="0"/>
            </w:tcBorders>
          </w:tcPr>
          <w:p w14:paraId="5CBA58C0">
            <w:pPr>
              <w:rPr>
                <w:rFonts w:hint="default" w:ascii="Times New Roman" w:hAnsi="Times New Roman" w:cs="Times New Roman"/>
                <w:szCs w:val="21"/>
              </w:rPr>
            </w:pPr>
          </w:p>
        </w:tc>
        <w:tc>
          <w:tcPr>
            <w:tcW w:w="777" w:type="pct"/>
            <w:tcBorders>
              <w:top w:val="single" w:color="auto" w:sz="6" w:space="0"/>
              <w:left w:val="single" w:color="auto" w:sz="6" w:space="0"/>
              <w:bottom w:val="single" w:color="auto" w:sz="6" w:space="0"/>
              <w:right w:val="single" w:color="auto" w:sz="6" w:space="0"/>
            </w:tcBorders>
          </w:tcPr>
          <w:p w14:paraId="27D229FB">
            <w:pPr>
              <w:rPr>
                <w:rFonts w:hint="default" w:ascii="Times New Roman" w:hAnsi="Times New Roman" w:cs="Times New Roman"/>
                <w:szCs w:val="21"/>
              </w:rPr>
            </w:pPr>
          </w:p>
        </w:tc>
      </w:tr>
      <w:tr w14:paraId="4139DF3B">
        <w:tblPrEx>
          <w:tblCellMar>
            <w:top w:w="0" w:type="dxa"/>
            <w:left w:w="108" w:type="dxa"/>
            <w:bottom w:w="0" w:type="dxa"/>
            <w:right w:w="108" w:type="dxa"/>
          </w:tblCellMar>
        </w:tblPrEx>
        <w:trPr>
          <w:trHeight w:val="394" w:hRule="atLeast"/>
        </w:trPr>
        <w:tc>
          <w:tcPr>
            <w:tcW w:w="387" w:type="pct"/>
            <w:tcBorders>
              <w:top w:val="single" w:color="auto" w:sz="6" w:space="0"/>
              <w:left w:val="single" w:color="auto" w:sz="6" w:space="0"/>
              <w:bottom w:val="single" w:color="auto" w:sz="6" w:space="0"/>
              <w:right w:val="single" w:color="auto" w:sz="6" w:space="0"/>
            </w:tcBorders>
            <w:vAlign w:val="center"/>
          </w:tcPr>
          <w:p w14:paraId="298394ED">
            <w:pPr>
              <w:jc w:val="center"/>
              <w:rPr>
                <w:rFonts w:hint="default" w:ascii="Times New Roman" w:hAnsi="Times New Roman" w:cs="Times New Roman"/>
                <w:color w:val="000000"/>
              </w:rPr>
            </w:pPr>
            <w:r>
              <w:rPr>
                <w:rFonts w:hint="default" w:ascii="Times New Roman" w:hAnsi="Times New Roman" w:cs="Times New Roman"/>
                <w:color w:val="000000"/>
              </w:rPr>
              <w:t>3</w:t>
            </w:r>
          </w:p>
        </w:tc>
        <w:tc>
          <w:tcPr>
            <w:tcW w:w="2196" w:type="pct"/>
            <w:tcBorders>
              <w:top w:val="single" w:color="auto" w:sz="6" w:space="0"/>
              <w:left w:val="single" w:color="auto" w:sz="6" w:space="0"/>
              <w:bottom w:val="single" w:color="auto" w:sz="6" w:space="0"/>
              <w:right w:val="single" w:color="auto" w:sz="6" w:space="0"/>
            </w:tcBorders>
            <w:vAlign w:val="center"/>
          </w:tcPr>
          <w:p w14:paraId="76A6F357">
            <w:pPr>
              <w:widowControl/>
              <w:jc w:val="left"/>
              <w:rPr>
                <w:rFonts w:hint="default" w:ascii="Times New Roman" w:hAnsi="Times New Roman" w:cs="Times New Roman"/>
              </w:rPr>
            </w:pPr>
          </w:p>
        </w:tc>
        <w:tc>
          <w:tcPr>
            <w:tcW w:w="888" w:type="pct"/>
            <w:tcBorders>
              <w:top w:val="single" w:color="auto" w:sz="6" w:space="0"/>
              <w:left w:val="single" w:color="auto" w:sz="6" w:space="0"/>
              <w:bottom w:val="single" w:color="auto" w:sz="6" w:space="0"/>
              <w:right w:val="single" w:color="auto" w:sz="6" w:space="0"/>
            </w:tcBorders>
          </w:tcPr>
          <w:p w14:paraId="384B34DC">
            <w:pPr>
              <w:rPr>
                <w:rFonts w:hint="default" w:ascii="Times New Roman" w:hAnsi="Times New Roman" w:cs="Times New Roman"/>
              </w:rPr>
            </w:pPr>
          </w:p>
        </w:tc>
        <w:tc>
          <w:tcPr>
            <w:tcW w:w="749" w:type="pct"/>
            <w:tcBorders>
              <w:top w:val="single" w:color="auto" w:sz="6" w:space="0"/>
              <w:left w:val="single" w:color="auto" w:sz="6" w:space="0"/>
              <w:bottom w:val="single" w:color="auto" w:sz="6" w:space="0"/>
              <w:right w:val="single" w:color="auto" w:sz="6" w:space="0"/>
            </w:tcBorders>
          </w:tcPr>
          <w:p w14:paraId="516552FE">
            <w:pPr>
              <w:rPr>
                <w:rFonts w:hint="default" w:ascii="Times New Roman" w:hAnsi="Times New Roman" w:cs="Times New Roman"/>
              </w:rPr>
            </w:pPr>
          </w:p>
        </w:tc>
        <w:tc>
          <w:tcPr>
            <w:tcW w:w="777" w:type="pct"/>
            <w:tcBorders>
              <w:top w:val="single" w:color="auto" w:sz="6" w:space="0"/>
              <w:left w:val="single" w:color="auto" w:sz="6" w:space="0"/>
              <w:bottom w:val="single" w:color="auto" w:sz="6" w:space="0"/>
              <w:right w:val="single" w:color="auto" w:sz="6" w:space="0"/>
            </w:tcBorders>
          </w:tcPr>
          <w:p w14:paraId="5C2A96BE">
            <w:pPr>
              <w:rPr>
                <w:rFonts w:hint="default" w:ascii="Times New Roman" w:hAnsi="Times New Roman" w:cs="Times New Roman"/>
              </w:rPr>
            </w:pPr>
          </w:p>
        </w:tc>
      </w:tr>
    </w:tbl>
    <w:p w14:paraId="253B3362">
      <w:pPr>
        <w:rPr>
          <w:rFonts w:hint="default" w:ascii="Times New Roman" w:hAnsi="Times New Roman" w:cs="Times New Roman"/>
          <w:color w:val="000000"/>
          <w:sz w:val="20"/>
        </w:rPr>
      </w:pPr>
    </w:p>
    <w:p w14:paraId="5B501E04">
      <w:pPr>
        <w:rPr>
          <w:rFonts w:hint="default" w:ascii="Times New Roman" w:hAnsi="Times New Roman" w:cs="Times New Roman"/>
          <w:color w:val="000000"/>
          <w:sz w:val="20"/>
        </w:rPr>
      </w:pPr>
    </w:p>
    <w:p w14:paraId="13E5E431">
      <w:pPr>
        <w:jc w:val="center"/>
        <w:outlineLvl w:val="0"/>
        <w:rPr>
          <w:rFonts w:hint="default" w:ascii="Times New Roman" w:hAnsi="Times New Roman" w:cs="Times New Roman"/>
          <w:sz w:val="28"/>
          <w:szCs w:val="28"/>
        </w:rPr>
      </w:pPr>
      <w:bookmarkStart w:id="12" w:name="_Toc330902955"/>
      <w:bookmarkStart w:id="13" w:name="_Toc247441997"/>
      <w:bookmarkStart w:id="14" w:name="_Toc376181935"/>
      <w:bookmarkStart w:id="15" w:name="_Toc114821545"/>
      <w:bookmarkStart w:id="16" w:name="_Toc6019"/>
      <w:bookmarkStart w:id="17" w:name="_Toc277010447"/>
      <w:bookmarkStart w:id="18" w:name="_Toc336602459"/>
      <w:bookmarkStart w:id="19" w:name="_Toc328639740"/>
      <w:bookmarkStart w:id="20" w:name="_Toc277336980"/>
      <w:bookmarkStart w:id="21" w:name="_Toc258594898"/>
      <w:bookmarkStart w:id="22" w:name="_Toc329354604"/>
      <w:bookmarkStart w:id="23" w:name="_Toc333343064"/>
      <w:bookmarkStart w:id="24" w:name="_Toc118445294"/>
      <w:r>
        <w:rPr>
          <w:rFonts w:hint="default" w:ascii="Times New Roman" w:hAnsi="Times New Roman" w:cs="Times New Roman"/>
          <w:sz w:val="28"/>
          <w:szCs w:val="28"/>
        </w:rPr>
        <w:t>遗留测试问题列表</w:t>
      </w:r>
      <w:bookmarkEnd w:id="12"/>
      <w:bookmarkEnd w:id="13"/>
      <w:bookmarkEnd w:id="14"/>
      <w:bookmarkEnd w:id="15"/>
      <w:bookmarkEnd w:id="16"/>
      <w:bookmarkEnd w:id="17"/>
      <w:bookmarkEnd w:id="18"/>
      <w:bookmarkEnd w:id="19"/>
      <w:bookmarkEnd w:id="20"/>
      <w:bookmarkEnd w:id="21"/>
      <w:bookmarkEnd w:id="22"/>
      <w:bookmarkEnd w:id="23"/>
      <w:bookmarkEnd w:id="24"/>
    </w:p>
    <w:tbl>
      <w:tblPr>
        <w:tblStyle w:val="13"/>
        <w:tblW w:w="50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3"/>
        <w:gridCol w:w="4643"/>
        <w:gridCol w:w="1833"/>
        <w:gridCol w:w="1332"/>
      </w:tblGrid>
      <w:tr w14:paraId="743D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23" w:type="pct"/>
            <w:noWrap/>
            <w:vAlign w:val="center"/>
          </w:tcPr>
          <w:p w14:paraId="696F153C">
            <w:pPr>
              <w:widowControl/>
              <w:jc w:val="center"/>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N0.</w:t>
            </w:r>
          </w:p>
        </w:tc>
        <w:tc>
          <w:tcPr>
            <w:tcW w:w="2721" w:type="pct"/>
            <w:noWrap/>
            <w:vAlign w:val="center"/>
          </w:tcPr>
          <w:p w14:paraId="1E8E66C2">
            <w:pPr>
              <w:widowControl/>
              <w:jc w:val="center"/>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遗留测试问题</w:t>
            </w:r>
          </w:p>
        </w:tc>
        <w:tc>
          <w:tcPr>
            <w:tcW w:w="1074" w:type="pct"/>
            <w:noWrap/>
            <w:vAlign w:val="center"/>
          </w:tcPr>
          <w:p w14:paraId="1EDD160E">
            <w:pPr>
              <w:widowControl/>
              <w:jc w:val="center"/>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问题分析简介</w:t>
            </w:r>
          </w:p>
        </w:tc>
        <w:tc>
          <w:tcPr>
            <w:tcW w:w="780" w:type="pct"/>
            <w:noWrap/>
            <w:vAlign w:val="center"/>
          </w:tcPr>
          <w:p w14:paraId="75775F0C">
            <w:pPr>
              <w:widowControl/>
              <w:jc w:val="center"/>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责任人</w:t>
            </w:r>
          </w:p>
        </w:tc>
      </w:tr>
      <w:tr w14:paraId="6B427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23" w:type="pct"/>
            <w:noWrap/>
            <w:vAlign w:val="center"/>
          </w:tcPr>
          <w:p w14:paraId="4604E29D">
            <w:pPr>
              <w:widowControl/>
              <w:jc w:val="center"/>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1</w:t>
            </w:r>
          </w:p>
        </w:tc>
        <w:tc>
          <w:tcPr>
            <w:tcW w:w="2721" w:type="pct"/>
            <w:vAlign w:val="center"/>
          </w:tcPr>
          <w:p w14:paraId="51D31889">
            <w:pPr>
              <w:ind w:right="240" w:rightChars="0"/>
              <w:rPr>
                <w:rFonts w:hint="default" w:ascii="Times New Roman" w:hAnsi="Times New Roman" w:cs="Times New Roman"/>
                <w:color w:val="000000"/>
                <w:kern w:val="0"/>
                <w:szCs w:val="24"/>
              </w:rPr>
            </w:pPr>
          </w:p>
        </w:tc>
        <w:tc>
          <w:tcPr>
            <w:tcW w:w="1074" w:type="pct"/>
            <w:noWrap/>
            <w:vAlign w:val="center"/>
          </w:tcPr>
          <w:p w14:paraId="2674752F">
            <w:pPr>
              <w:ind w:right="240" w:rightChars="0"/>
              <w:jc w:val="center"/>
              <w:rPr>
                <w:rFonts w:hint="default" w:ascii="Times New Roman" w:hAnsi="Times New Roman" w:eastAsia="宋体" w:cs="Times New Roman"/>
                <w:color w:val="000000"/>
                <w:kern w:val="0"/>
                <w:szCs w:val="24"/>
                <w:lang w:val="en-US" w:eastAsia="zh-CN"/>
              </w:rPr>
            </w:pPr>
          </w:p>
        </w:tc>
        <w:tc>
          <w:tcPr>
            <w:tcW w:w="780" w:type="pct"/>
            <w:noWrap/>
            <w:vAlign w:val="center"/>
          </w:tcPr>
          <w:p w14:paraId="299CA7E9">
            <w:pPr>
              <w:ind w:right="240" w:rightChars="0"/>
              <w:jc w:val="center"/>
              <w:rPr>
                <w:rFonts w:hint="default" w:ascii="Times New Roman" w:hAnsi="Times New Roman" w:eastAsia="宋体" w:cs="Times New Roman"/>
                <w:color w:val="000000"/>
                <w:kern w:val="0"/>
                <w:szCs w:val="24"/>
                <w:lang w:val="en-US" w:eastAsia="zh-CN"/>
              </w:rPr>
            </w:pPr>
          </w:p>
        </w:tc>
      </w:tr>
      <w:tr w14:paraId="61A7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423" w:type="pct"/>
            <w:noWrap/>
            <w:vAlign w:val="center"/>
          </w:tcPr>
          <w:p w14:paraId="3675C806">
            <w:pPr>
              <w:widowControl/>
              <w:jc w:val="center"/>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2</w:t>
            </w:r>
          </w:p>
        </w:tc>
        <w:tc>
          <w:tcPr>
            <w:tcW w:w="2721" w:type="pct"/>
            <w:vAlign w:val="center"/>
          </w:tcPr>
          <w:p w14:paraId="5F8B4529">
            <w:pPr>
              <w:ind w:right="240" w:rightChars="0"/>
              <w:rPr>
                <w:rFonts w:hint="default" w:ascii="Times New Roman" w:hAnsi="Times New Roman" w:cs="Times New Roman"/>
                <w:color w:val="000000"/>
                <w:kern w:val="0"/>
                <w:szCs w:val="24"/>
              </w:rPr>
            </w:pPr>
          </w:p>
        </w:tc>
        <w:tc>
          <w:tcPr>
            <w:tcW w:w="1074" w:type="pct"/>
            <w:vAlign w:val="center"/>
          </w:tcPr>
          <w:p w14:paraId="3A498129">
            <w:pPr>
              <w:ind w:right="240" w:rightChars="0"/>
              <w:jc w:val="center"/>
              <w:rPr>
                <w:rFonts w:hint="default" w:ascii="Times New Roman" w:hAnsi="Times New Roman" w:eastAsia="宋体" w:cs="Times New Roman"/>
                <w:color w:val="000000"/>
                <w:szCs w:val="24"/>
                <w:lang w:val="en-US" w:eastAsia="zh-CN"/>
              </w:rPr>
            </w:pPr>
          </w:p>
        </w:tc>
        <w:tc>
          <w:tcPr>
            <w:tcW w:w="780" w:type="pct"/>
            <w:noWrap/>
            <w:vAlign w:val="center"/>
          </w:tcPr>
          <w:p w14:paraId="6DAD2476">
            <w:pPr>
              <w:ind w:right="240" w:rightChars="0"/>
              <w:jc w:val="center"/>
              <w:rPr>
                <w:rFonts w:hint="default" w:ascii="Times New Roman" w:hAnsi="Times New Roman" w:eastAsia="宋体" w:cs="Times New Roman"/>
                <w:color w:val="000000"/>
                <w:kern w:val="0"/>
                <w:szCs w:val="24"/>
                <w:lang w:val="en-US" w:eastAsia="zh-CN"/>
              </w:rPr>
            </w:pPr>
          </w:p>
        </w:tc>
      </w:tr>
      <w:tr w14:paraId="12F2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23" w:type="pct"/>
            <w:noWrap/>
            <w:vAlign w:val="center"/>
          </w:tcPr>
          <w:p w14:paraId="7D98794B">
            <w:pPr>
              <w:widowControl/>
              <w:jc w:val="center"/>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3</w:t>
            </w:r>
          </w:p>
        </w:tc>
        <w:tc>
          <w:tcPr>
            <w:tcW w:w="2721" w:type="pct"/>
            <w:vAlign w:val="center"/>
          </w:tcPr>
          <w:p w14:paraId="56E586D9">
            <w:pPr>
              <w:ind w:right="240" w:rightChars="0"/>
              <w:rPr>
                <w:rFonts w:hint="default" w:ascii="Times New Roman" w:hAnsi="Times New Roman" w:cs="Times New Roman"/>
                <w:color w:val="000000"/>
                <w:kern w:val="0"/>
                <w:szCs w:val="24"/>
              </w:rPr>
            </w:pPr>
          </w:p>
        </w:tc>
        <w:tc>
          <w:tcPr>
            <w:tcW w:w="1074" w:type="pct"/>
            <w:vAlign w:val="center"/>
          </w:tcPr>
          <w:p w14:paraId="35A4FD3D">
            <w:pPr>
              <w:ind w:right="240" w:rightChars="0"/>
              <w:jc w:val="center"/>
              <w:rPr>
                <w:rFonts w:hint="default" w:ascii="Times New Roman" w:hAnsi="Times New Roman" w:cs="Times New Roman"/>
                <w:color w:val="000000"/>
                <w:kern w:val="0"/>
                <w:szCs w:val="24"/>
              </w:rPr>
            </w:pPr>
          </w:p>
        </w:tc>
        <w:tc>
          <w:tcPr>
            <w:tcW w:w="780" w:type="pct"/>
            <w:noWrap/>
            <w:vAlign w:val="center"/>
          </w:tcPr>
          <w:p w14:paraId="069A2227">
            <w:pPr>
              <w:ind w:right="240" w:rightChars="0"/>
              <w:jc w:val="center"/>
              <w:rPr>
                <w:rFonts w:hint="default" w:ascii="Times New Roman" w:hAnsi="Times New Roman" w:eastAsia="宋体" w:cs="Times New Roman"/>
                <w:color w:val="000000"/>
                <w:kern w:val="0"/>
                <w:szCs w:val="24"/>
                <w:lang w:val="en-US" w:eastAsia="zh-CN"/>
              </w:rPr>
            </w:pPr>
          </w:p>
        </w:tc>
      </w:tr>
      <w:tr w14:paraId="16CC4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23" w:type="pct"/>
            <w:noWrap/>
            <w:vAlign w:val="center"/>
          </w:tcPr>
          <w:p w14:paraId="561F8E03">
            <w:pPr>
              <w:widowControl/>
              <w:jc w:val="center"/>
              <w:rPr>
                <w:rFonts w:hint="default" w:ascii="Times New Roman" w:hAnsi="Times New Roman" w:eastAsia="宋体" w:cs="Times New Roman"/>
                <w:color w:val="000000"/>
                <w:kern w:val="0"/>
                <w:szCs w:val="24"/>
                <w:lang w:val="en-US" w:eastAsia="zh-CN"/>
              </w:rPr>
            </w:pPr>
            <w:r>
              <w:rPr>
                <w:rFonts w:hint="default" w:ascii="Times New Roman" w:hAnsi="Times New Roman" w:cs="Times New Roman"/>
                <w:color w:val="000000"/>
                <w:kern w:val="0"/>
                <w:szCs w:val="24"/>
                <w:lang w:val="en-US" w:eastAsia="zh-CN"/>
              </w:rPr>
              <w:t>4</w:t>
            </w:r>
          </w:p>
        </w:tc>
        <w:tc>
          <w:tcPr>
            <w:tcW w:w="2721" w:type="pct"/>
            <w:vAlign w:val="center"/>
          </w:tcPr>
          <w:p w14:paraId="0150A96E">
            <w:pPr>
              <w:ind w:right="240" w:rightChars="0"/>
              <w:rPr>
                <w:rFonts w:hint="default" w:ascii="Times New Roman" w:hAnsi="Times New Roman" w:cs="Times New Roman"/>
                <w:color w:val="000000"/>
                <w:kern w:val="0"/>
                <w:szCs w:val="24"/>
              </w:rPr>
            </w:pPr>
          </w:p>
        </w:tc>
        <w:tc>
          <w:tcPr>
            <w:tcW w:w="1074" w:type="pct"/>
            <w:vAlign w:val="center"/>
          </w:tcPr>
          <w:p w14:paraId="3859189D">
            <w:pPr>
              <w:ind w:right="240" w:rightChars="0"/>
              <w:jc w:val="center"/>
              <w:rPr>
                <w:rFonts w:hint="default" w:ascii="Times New Roman" w:hAnsi="Times New Roman" w:cs="Times New Roman"/>
                <w:color w:val="000000"/>
                <w:kern w:val="0"/>
                <w:szCs w:val="24"/>
              </w:rPr>
            </w:pPr>
          </w:p>
        </w:tc>
        <w:tc>
          <w:tcPr>
            <w:tcW w:w="780" w:type="pct"/>
            <w:noWrap/>
            <w:vAlign w:val="center"/>
          </w:tcPr>
          <w:p w14:paraId="1CFF52AC">
            <w:pPr>
              <w:ind w:right="240" w:rightChars="0"/>
              <w:jc w:val="center"/>
              <w:rPr>
                <w:rFonts w:hint="default" w:ascii="Times New Roman" w:hAnsi="Times New Roman" w:eastAsia="宋体" w:cs="Times New Roman"/>
                <w:color w:val="000000"/>
                <w:kern w:val="0"/>
                <w:szCs w:val="24"/>
                <w:lang w:val="en-US" w:eastAsia="zh-CN"/>
              </w:rPr>
            </w:pPr>
          </w:p>
        </w:tc>
      </w:tr>
      <w:tr w14:paraId="4B89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23" w:type="pct"/>
            <w:noWrap/>
            <w:vAlign w:val="center"/>
          </w:tcPr>
          <w:p w14:paraId="5B36C125">
            <w:pPr>
              <w:widowControl/>
              <w:jc w:val="center"/>
              <w:rPr>
                <w:rFonts w:hint="default" w:ascii="Times New Roman" w:hAnsi="Times New Roman" w:eastAsia="宋体" w:cs="Times New Roman"/>
                <w:color w:val="000000"/>
                <w:kern w:val="0"/>
                <w:szCs w:val="24"/>
                <w:lang w:val="en-US" w:eastAsia="zh-CN"/>
              </w:rPr>
            </w:pPr>
            <w:r>
              <w:rPr>
                <w:rFonts w:hint="default" w:ascii="Times New Roman" w:hAnsi="Times New Roman" w:cs="Times New Roman"/>
                <w:color w:val="000000"/>
                <w:kern w:val="0"/>
                <w:szCs w:val="24"/>
                <w:lang w:val="en-US" w:eastAsia="zh-CN"/>
              </w:rPr>
              <w:t>5</w:t>
            </w:r>
          </w:p>
        </w:tc>
        <w:tc>
          <w:tcPr>
            <w:tcW w:w="2721" w:type="pct"/>
            <w:vAlign w:val="center"/>
          </w:tcPr>
          <w:p w14:paraId="37D5B938">
            <w:pPr>
              <w:ind w:right="240" w:rightChars="0"/>
              <w:rPr>
                <w:rFonts w:hint="default" w:ascii="Times New Roman" w:hAnsi="Times New Roman" w:cs="Times New Roman"/>
                <w:color w:val="000000"/>
                <w:kern w:val="0"/>
                <w:szCs w:val="24"/>
              </w:rPr>
            </w:pPr>
          </w:p>
        </w:tc>
        <w:tc>
          <w:tcPr>
            <w:tcW w:w="1074" w:type="pct"/>
            <w:vAlign w:val="center"/>
          </w:tcPr>
          <w:p w14:paraId="6C47D61C">
            <w:pPr>
              <w:ind w:right="240" w:rightChars="0"/>
              <w:jc w:val="center"/>
              <w:rPr>
                <w:rFonts w:hint="default" w:ascii="Times New Roman" w:hAnsi="Times New Roman" w:eastAsia="宋体" w:cs="Times New Roman"/>
                <w:color w:val="000000"/>
                <w:kern w:val="0"/>
                <w:szCs w:val="24"/>
                <w:lang w:val="en-US" w:eastAsia="zh-CN"/>
              </w:rPr>
            </w:pPr>
          </w:p>
        </w:tc>
        <w:tc>
          <w:tcPr>
            <w:tcW w:w="780" w:type="pct"/>
            <w:noWrap/>
            <w:vAlign w:val="center"/>
          </w:tcPr>
          <w:p w14:paraId="71EB25C6">
            <w:pPr>
              <w:ind w:right="240" w:rightChars="0"/>
              <w:jc w:val="center"/>
              <w:rPr>
                <w:rFonts w:hint="default" w:ascii="Times New Roman" w:hAnsi="Times New Roman" w:eastAsia="宋体" w:cs="Times New Roman"/>
                <w:color w:val="000000"/>
                <w:kern w:val="0"/>
                <w:szCs w:val="24"/>
                <w:lang w:val="en-US" w:eastAsia="zh-CN"/>
              </w:rPr>
            </w:pPr>
          </w:p>
        </w:tc>
      </w:tr>
      <w:tr w14:paraId="6617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23" w:type="pct"/>
            <w:noWrap/>
            <w:vAlign w:val="center"/>
          </w:tcPr>
          <w:p w14:paraId="50FF31BA">
            <w:pPr>
              <w:widowControl/>
              <w:jc w:val="center"/>
              <w:rPr>
                <w:rFonts w:hint="default" w:ascii="Times New Roman" w:hAnsi="Times New Roman" w:cs="Times New Roman"/>
                <w:color w:val="000000"/>
                <w:kern w:val="0"/>
                <w:szCs w:val="24"/>
                <w:lang w:val="en-US" w:eastAsia="zh-CN"/>
              </w:rPr>
            </w:pPr>
            <w:r>
              <w:rPr>
                <w:rFonts w:hint="default" w:ascii="Times New Roman" w:hAnsi="Times New Roman" w:cs="Times New Roman"/>
                <w:color w:val="000000"/>
                <w:kern w:val="0"/>
                <w:szCs w:val="24"/>
                <w:lang w:val="en-US" w:eastAsia="zh-CN"/>
              </w:rPr>
              <w:t>6</w:t>
            </w:r>
          </w:p>
        </w:tc>
        <w:tc>
          <w:tcPr>
            <w:tcW w:w="2721" w:type="pct"/>
            <w:vAlign w:val="center"/>
          </w:tcPr>
          <w:p w14:paraId="41A4A260">
            <w:pPr>
              <w:ind w:right="240" w:rightChars="0"/>
              <w:rPr>
                <w:rFonts w:hint="default" w:ascii="Times New Roman" w:hAnsi="Times New Roman" w:cs="Times New Roman"/>
                <w:lang w:val="en-US" w:eastAsia="zh-CN"/>
              </w:rPr>
            </w:pPr>
          </w:p>
        </w:tc>
        <w:tc>
          <w:tcPr>
            <w:tcW w:w="1074" w:type="pct"/>
            <w:vAlign w:val="center"/>
          </w:tcPr>
          <w:p w14:paraId="4415A251">
            <w:pPr>
              <w:ind w:right="240" w:rightChars="0"/>
              <w:jc w:val="center"/>
              <w:rPr>
                <w:rFonts w:hint="default" w:ascii="Times New Roman" w:hAnsi="Times New Roman" w:eastAsia="宋体" w:cs="Times New Roman"/>
                <w:lang w:val="en-US" w:eastAsia="zh-CN"/>
              </w:rPr>
            </w:pPr>
          </w:p>
        </w:tc>
        <w:tc>
          <w:tcPr>
            <w:tcW w:w="780" w:type="pct"/>
            <w:noWrap/>
            <w:vAlign w:val="center"/>
          </w:tcPr>
          <w:p w14:paraId="63DC3807">
            <w:pPr>
              <w:ind w:right="240" w:rightChars="0"/>
              <w:jc w:val="center"/>
              <w:rPr>
                <w:rFonts w:hint="default" w:ascii="Times New Roman" w:hAnsi="Times New Roman" w:cs="Times New Roman"/>
                <w:color w:val="000000"/>
                <w:kern w:val="0"/>
                <w:szCs w:val="24"/>
                <w:lang w:val="en-US" w:eastAsia="zh-CN"/>
              </w:rPr>
            </w:pPr>
          </w:p>
        </w:tc>
      </w:tr>
      <w:tr w14:paraId="78B2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23" w:type="pct"/>
            <w:noWrap/>
            <w:vAlign w:val="center"/>
          </w:tcPr>
          <w:p w14:paraId="78A7A8C4">
            <w:pPr>
              <w:widowControl/>
              <w:jc w:val="center"/>
              <w:rPr>
                <w:rFonts w:hint="default" w:ascii="Times New Roman" w:hAnsi="Times New Roman" w:cs="Times New Roman"/>
                <w:color w:val="000000"/>
                <w:kern w:val="0"/>
                <w:szCs w:val="24"/>
                <w:lang w:val="en-US" w:eastAsia="zh-CN"/>
              </w:rPr>
            </w:pPr>
            <w:r>
              <w:rPr>
                <w:rFonts w:hint="default" w:ascii="Times New Roman" w:hAnsi="Times New Roman" w:cs="Times New Roman"/>
                <w:color w:val="000000"/>
                <w:kern w:val="0"/>
                <w:szCs w:val="24"/>
                <w:lang w:val="en-US" w:eastAsia="zh-CN"/>
              </w:rPr>
              <w:t>7</w:t>
            </w:r>
          </w:p>
        </w:tc>
        <w:tc>
          <w:tcPr>
            <w:tcW w:w="2721" w:type="pct"/>
            <w:vAlign w:val="center"/>
          </w:tcPr>
          <w:p w14:paraId="1F98ADE2">
            <w:pPr>
              <w:ind w:right="240" w:rightChars="0"/>
              <w:rPr>
                <w:rFonts w:hint="default" w:ascii="Times New Roman" w:hAnsi="Times New Roman" w:cs="Times New Roman"/>
                <w:lang w:val="en-US" w:eastAsia="zh-CN"/>
              </w:rPr>
            </w:pPr>
          </w:p>
        </w:tc>
        <w:tc>
          <w:tcPr>
            <w:tcW w:w="1074" w:type="pct"/>
            <w:vAlign w:val="center"/>
          </w:tcPr>
          <w:p w14:paraId="78FD5E80">
            <w:pPr>
              <w:ind w:right="240" w:rightChars="0"/>
              <w:jc w:val="center"/>
              <w:rPr>
                <w:rFonts w:hint="default" w:ascii="Times New Roman" w:hAnsi="Times New Roman" w:cs="Times New Roman"/>
                <w:lang w:val="en-US" w:eastAsia="zh-CN"/>
              </w:rPr>
            </w:pPr>
          </w:p>
        </w:tc>
        <w:tc>
          <w:tcPr>
            <w:tcW w:w="780" w:type="pct"/>
            <w:noWrap/>
            <w:vAlign w:val="center"/>
          </w:tcPr>
          <w:p w14:paraId="4F31DFC0">
            <w:pPr>
              <w:ind w:right="240" w:rightChars="0"/>
              <w:jc w:val="center"/>
              <w:rPr>
                <w:rFonts w:hint="default" w:ascii="Times New Roman" w:hAnsi="Times New Roman" w:cs="Times New Roman"/>
                <w:color w:val="000000"/>
                <w:kern w:val="0"/>
                <w:szCs w:val="24"/>
                <w:lang w:val="en-US" w:eastAsia="zh-CN"/>
              </w:rPr>
            </w:pPr>
          </w:p>
        </w:tc>
      </w:tr>
    </w:tbl>
    <w:p w14:paraId="13CC0999">
      <w:pPr>
        <w:rPr>
          <w:rFonts w:hint="default" w:ascii="Times New Roman" w:hAnsi="Times New Roman" w:cs="Times New Roman"/>
          <w:sz w:val="28"/>
          <w:szCs w:val="28"/>
        </w:rPr>
      </w:pPr>
      <w:r>
        <w:rPr>
          <w:rFonts w:hint="default" w:ascii="Times New Roman" w:hAnsi="Times New Roman" w:cs="Times New Roman"/>
          <w:sz w:val="28"/>
          <w:szCs w:val="28"/>
        </w:rPr>
        <w:t>有条件批准说明</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2749"/>
        <w:gridCol w:w="1019"/>
        <w:gridCol w:w="3157"/>
      </w:tblGrid>
      <w:tr w14:paraId="717B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7" w:hRule="atLeast"/>
        </w:trPr>
        <w:tc>
          <w:tcPr>
            <w:tcW w:w="5000" w:type="pct"/>
            <w:gridSpan w:val="4"/>
          </w:tcPr>
          <w:p w14:paraId="1DD8E548">
            <w:pPr>
              <w:rPr>
                <w:rFonts w:hint="default" w:ascii="Times New Roman" w:hAnsi="Times New Roman" w:cs="Times New Roman"/>
                <w:color w:val="000000"/>
                <w:sz w:val="20"/>
              </w:rPr>
            </w:pPr>
          </w:p>
        </w:tc>
      </w:tr>
      <w:tr w14:paraId="37AC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937" w:type="pct"/>
            <w:vAlign w:val="center"/>
          </w:tcPr>
          <w:p w14:paraId="2C032DD0">
            <w:pPr>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项目经理：</w:t>
            </w:r>
          </w:p>
        </w:tc>
        <w:tc>
          <w:tcPr>
            <w:tcW w:w="1613" w:type="pct"/>
            <w:vAlign w:val="center"/>
          </w:tcPr>
          <w:p w14:paraId="27025834">
            <w:pPr>
              <w:rPr>
                <w:rFonts w:hint="default" w:ascii="Times New Roman" w:hAnsi="Times New Roman" w:cs="Times New Roman"/>
                <w:b/>
                <w:color w:val="000000"/>
                <w:szCs w:val="21"/>
              </w:rPr>
            </w:pPr>
          </w:p>
        </w:tc>
        <w:tc>
          <w:tcPr>
            <w:tcW w:w="598" w:type="pct"/>
            <w:vAlign w:val="center"/>
          </w:tcPr>
          <w:p w14:paraId="4B07C6D5">
            <w:pPr>
              <w:jc w:val="center"/>
              <w:rPr>
                <w:rFonts w:hint="default" w:ascii="Times New Roman" w:hAnsi="Times New Roman" w:cs="Times New Roman"/>
                <w:b/>
                <w:color w:val="000000"/>
                <w:szCs w:val="21"/>
              </w:rPr>
            </w:pPr>
            <w:r>
              <w:rPr>
                <w:rFonts w:hint="default" w:ascii="Times New Roman" w:hAnsi="Times New Roman" w:cs="Times New Roman"/>
                <w:b/>
                <w:color w:val="000000"/>
                <w:szCs w:val="21"/>
              </w:rPr>
              <w:t>时间：</w:t>
            </w:r>
          </w:p>
        </w:tc>
        <w:tc>
          <w:tcPr>
            <w:tcW w:w="1852" w:type="pct"/>
            <w:vAlign w:val="center"/>
          </w:tcPr>
          <w:p w14:paraId="3B621E51">
            <w:pPr>
              <w:jc w:val="center"/>
              <w:rPr>
                <w:rFonts w:hint="default" w:ascii="Times New Roman" w:hAnsi="Times New Roman" w:cs="Times New Roman"/>
                <w:b/>
                <w:color w:val="000000"/>
                <w:szCs w:val="21"/>
              </w:rPr>
            </w:pPr>
          </w:p>
        </w:tc>
      </w:tr>
    </w:tbl>
    <w:p w14:paraId="24ABE00C">
      <w:pPr>
        <w:rPr>
          <w:rFonts w:hint="default" w:ascii="Times New Roman" w:hAnsi="Times New Roman" w:cs="Times New Roman"/>
          <w:color w:val="000000"/>
          <w:sz w:val="20"/>
        </w:rPr>
      </w:pPr>
      <w:r>
        <w:rPr>
          <w:rFonts w:hint="default" w:ascii="Times New Roman" w:hAnsi="Times New Roman" w:cs="Times New Roman"/>
          <w:color w:val="000000"/>
          <w:sz w:val="20"/>
        </w:rPr>
        <w:t xml:space="preserve">  注：如果为有条件批准，项目经理需写明对策或意见。</w:t>
      </w:r>
    </w:p>
    <w:p w14:paraId="631A68D8">
      <w:pPr>
        <w:jc w:val="center"/>
        <w:rPr>
          <w:rFonts w:hint="default" w:ascii="Times New Roman" w:hAnsi="Times New Roman" w:cs="Times New Roman"/>
          <w:sz w:val="28"/>
          <w:szCs w:val="28"/>
        </w:rPr>
      </w:pPr>
      <w:r>
        <w:rPr>
          <w:rFonts w:hint="default" w:ascii="Times New Roman" w:hAnsi="Times New Roman" w:cs="Times New Roman"/>
          <w:sz w:val="28"/>
          <w:szCs w:val="28"/>
        </w:rPr>
        <w:br w:type="page"/>
      </w:r>
      <w:r>
        <w:rPr>
          <w:rFonts w:hint="default" w:ascii="Times New Roman" w:hAnsi="Times New Roman" w:cs="Times New Roman"/>
          <w:sz w:val="28"/>
          <w:szCs w:val="28"/>
        </w:rPr>
        <w:t>测试项目</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6"/>
        <w:gridCol w:w="2785"/>
        <w:gridCol w:w="2321"/>
        <w:gridCol w:w="1292"/>
        <w:gridCol w:w="1248"/>
      </w:tblGrid>
      <w:tr w14:paraId="6867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vAlign w:val="center"/>
          </w:tcPr>
          <w:p w14:paraId="710546EE">
            <w:pPr>
              <w:jc w:val="center"/>
              <w:rPr>
                <w:rFonts w:hint="default" w:ascii="Times New Roman" w:hAnsi="Times New Roman" w:cs="Times New Roman"/>
                <w:b/>
                <w:bCs/>
                <w:szCs w:val="24"/>
              </w:rPr>
            </w:pPr>
            <w:r>
              <w:rPr>
                <w:rFonts w:hint="default" w:ascii="Times New Roman" w:hAnsi="Times New Roman" w:cs="Times New Roman"/>
                <w:b/>
                <w:bCs/>
                <w:szCs w:val="24"/>
              </w:rPr>
              <w:t>序号</w:t>
            </w:r>
          </w:p>
        </w:tc>
        <w:tc>
          <w:tcPr>
            <w:tcW w:w="1634" w:type="pct"/>
            <w:vAlign w:val="center"/>
          </w:tcPr>
          <w:p w14:paraId="738098BB">
            <w:pPr>
              <w:jc w:val="center"/>
              <w:rPr>
                <w:rFonts w:hint="default" w:ascii="Times New Roman" w:hAnsi="Times New Roman" w:cs="Times New Roman"/>
                <w:b/>
                <w:bCs/>
                <w:szCs w:val="24"/>
              </w:rPr>
            </w:pPr>
            <w:r>
              <w:rPr>
                <w:rFonts w:hint="default" w:ascii="Times New Roman" w:hAnsi="Times New Roman" w:cs="Times New Roman"/>
                <w:b/>
                <w:bCs/>
                <w:szCs w:val="24"/>
              </w:rPr>
              <w:t>测试项目</w:t>
            </w:r>
          </w:p>
        </w:tc>
        <w:tc>
          <w:tcPr>
            <w:tcW w:w="1361" w:type="pct"/>
            <w:vAlign w:val="center"/>
          </w:tcPr>
          <w:p w14:paraId="2DCA546E">
            <w:pPr>
              <w:jc w:val="center"/>
              <w:rPr>
                <w:rFonts w:hint="default" w:ascii="Times New Roman" w:hAnsi="Times New Roman" w:cs="Times New Roman"/>
                <w:b/>
                <w:bCs/>
                <w:szCs w:val="24"/>
              </w:rPr>
            </w:pPr>
            <w:r>
              <w:rPr>
                <w:rFonts w:hint="default" w:ascii="Times New Roman" w:hAnsi="Times New Roman" w:cs="Times New Roman"/>
                <w:b/>
                <w:bCs/>
                <w:szCs w:val="24"/>
              </w:rPr>
              <w:t>测试情况及问题</w:t>
            </w:r>
          </w:p>
        </w:tc>
        <w:tc>
          <w:tcPr>
            <w:tcW w:w="758" w:type="pct"/>
            <w:vAlign w:val="center"/>
          </w:tcPr>
          <w:p w14:paraId="6E16C4C7">
            <w:pPr>
              <w:jc w:val="center"/>
              <w:rPr>
                <w:rFonts w:hint="default" w:ascii="Times New Roman" w:hAnsi="Times New Roman" w:cs="Times New Roman"/>
                <w:b/>
                <w:bCs/>
                <w:szCs w:val="24"/>
              </w:rPr>
            </w:pPr>
            <w:r>
              <w:rPr>
                <w:rFonts w:hint="default" w:ascii="Times New Roman" w:hAnsi="Times New Roman" w:cs="Times New Roman"/>
                <w:b/>
                <w:bCs/>
                <w:szCs w:val="24"/>
              </w:rPr>
              <w:t>测试结果</w:t>
            </w:r>
          </w:p>
        </w:tc>
        <w:tc>
          <w:tcPr>
            <w:tcW w:w="732" w:type="pct"/>
            <w:vAlign w:val="center"/>
          </w:tcPr>
          <w:p w14:paraId="4E13FB76">
            <w:pPr>
              <w:jc w:val="center"/>
              <w:rPr>
                <w:rFonts w:hint="default" w:ascii="Times New Roman" w:hAnsi="Times New Roman" w:cs="Times New Roman"/>
                <w:b/>
                <w:bCs/>
                <w:szCs w:val="24"/>
              </w:rPr>
            </w:pPr>
            <w:r>
              <w:rPr>
                <w:rFonts w:hint="default" w:ascii="Times New Roman" w:hAnsi="Times New Roman" w:cs="Times New Roman"/>
                <w:b/>
                <w:bCs/>
                <w:szCs w:val="24"/>
              </w:rPr>
              <w:t>备注</w:t>
            </w:r>
          </w:p>
        </w:tc>
      </w:tr>
      <w:tr w14:paraId="2617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vAlign w:val="center"/>
          </w:tcPr>
          <w:p w14:paraId="65923E6F">
            <w:pPr>
              <w:jc w:val="center"/>
              <w:rPr>
                <w:rFonts w:hint="default" w:ascii="Times New Roman" w:hAnsi="Times New Roman" w:cs="Times New Roman"/>
                <w:szCs w:val="24"/>
              </w:rPr>
            </w:pPr>
            <w:r>
              <w:rPr>
                <w:rFonts w:hint="default" w:ascii="Times New Roman" w:hAnsi="Times New Roman" w:cs="Times New Roman"/>
                <w:szCs w:val="24"/>
              </w:rPr>
              <w:t>4</w:t>
            </w:r>
          </w:p>
        </w:tc>
        <w:tc>
          <w:tcPr>
            <w:tcW w:w="1634" w:type="pct"/>
            <w:vAlign w:val="center"/>
          </w:tcPr>
          <w:p w14:paraId="6085FEAF">
            <w:pPr>
              <w:jc w:val="left"/>
              <w:rPr>
                <w:rFonts w:hint="default" w:ascii="Times New Roman" w:hAnsi="Times New Roman" w:cs="Times New Roman"/>
                <w:szCs w:val="24"/>
              </w:rPr>
            </w:pPr>
            <w:r>
              <w:rPr>
                <w:rFonts w:hint="default" w:ascii="Times New Roman" w:hAnsi="Times New Roman" w:cs="Times New Roman"/>
                <w:szCs w:val="24"/>
              </w:rPr>
              <w:t>样品信息</w:t>
            </w:r>
          </w:p>
        </w:tc>
        <w:tc>
          <w:tcPr>
            <w:tcW w:w="1361" w:type="pct"/>
            <w:vAlign w:val="center"/>
          </w:tcPr>
          <w:p w14:paraId="2F3BB0AF">
            <w:pPr>
              <w:jc w:val="left"/>
              <w:rPr>
                <w:rFonts w:hint="default" w:ascii="Times New Roman" w:hAnsi="Times New Roman" w:cs="Times New Roman"/>
                <w:szCs w:val="24"/>
              </w:rPr>
            </w:pPr>
            <w:r>
              <w:t/>
            </w:r>
          </w:p>
        </w:tc>
        <w:tc>
          <w:tcPr>
            <w:tcW w:w="758" w:type="pct"/>
            <w:vAlign w:val="center"/>
          </w:tcPr>
          <w:p w14:paraId="199E152E">
            <w:pPr>
              <w:jc w:val="center"/>
              <w:rPr>
                <w:rFonts w:hint="default" w:ascii="Times New Roman" w:hAnsi="Times New Roman" w:cs="Times New Roman"/>
                <w:szCs w:val="24"/>
              </w:rPr>
            </w:pPr>
            <w:r>
              <w:t/>
            </w:r>
          </w:p>
        </w:tc>
        <w:tc>
          <w:tcPr>
            <w:tcW w:w="732" w:type="pct"/>
            <w:vAlign w:val="center"/>
          </w:tcPr>
          <w:p w14:paraId="4B709E53">
            <w:pPr>
              <w:jc w:val="center"/>
              <w:rPr>
                <w:rFonts w:hint="default" w:ascii="Times New Roman" w:hAnsi="Times New Roman" w:cs="Times New Roman"/>
                <w:szCs w:val="24"/>
              </w:rPr>
            </w:pPr>
            <w:r>
              <w:t/>
            </w:r>
          </w:p>
        </w:tc>
      </w:tr>
      <w:tr w14:paraId="1907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513" w:type="pct"/>
            <w:vAlign w:val="center"/>
          </w:tcPr>
          <w:p w14:paraId="04839B59">
            <w:pPr>
              <w:jc w:val="center"/>
              <w:rPr>
                <w:rFonts w:hint="default" w:ascii="Times New Roman" w:hAnsi="Times New Roman" w:cs="Times New Roman"/>
                <w:szCs w:val="24"/>
              </w:rPr>
            </w:pPr>
            <w:r>
              <w:rPr>
                <w:rFonts w:hint="default" w:ascii="Times New Roman" w:hAnsi="Times New Roman" w:cs="Times New Roman"/>
                <w:szCs w:val="24"/>
              </w:rPr>
              <w:t>4.1</w:t>
            </w:r>
          </w:p>
        </w:tc>
        <w:tc>
          <w:tcPr>
            <w:tcW w:w="1634" w:type="pct"/>
            <w:vAlign w:val="center"/>
          </w:tcPr>
          <w:p w14:paraId="56AF306E">
            <w:pPr>
              <w:jc w:val="left"/>
              <w:rPr>
                <w:rFonts w:hint="default" w:ascii="Times New Roman" w:hAnsi="Times New Roman" w:cs="Times New Roman"/>
                <w:szCs w:val="24"/>
              </w:rPr>
            </w:pPr>
            <w:r>
              <w:rPr>
                <w:rFonts w:hint="default" w:ascii="Times New Roman" w:hAnsi="Times New Roman" w:cs="Times New Roman"/>
                <w:szCs w:val="24"/>
              </w:rPr>
              <w:t>样品标识</w:t>
            </w:r>
          </w:p>
        </w:tc>
        <w:tc>
          <w:tcPr>
            <w:tcW w:w="1361" w:type="pct"/>
            <w:vAlign w:val="center"/>
          </w:tcPr>
          <w:p w14:paraId="04F969F6">
            <w:pPr>
              <w:jc w:val="left"/>
              <w:rPr>
                <w:rFonts w:hint="default" w:ascii="Times New Roman" w:hAnsi="Times New Roman" w:cs="Times New Roman"/>
                <w:szCs w:val="24"/>
              </w:rPr>
            </w:pPr>
            <w:r>
              <w:t/>
            </w:r>
          </w:p>
        </w:tc>
        <w:tc>
          <w:tcPr>
            <w:tcW w:w="758" w:type="pct"/>
            <w:vAlign w:val="center"/>
          </w:tcPr>
          <w:p w14:paraId="5D5309D8">
            <w:pPr>
              <w:jc w:val="center"/>
              <w:rPr>
                <w:rFonts w:hint="default" w:ascii="Times New Roman" w:hAnsi="Times New Roman" w:cs="Times New Roman"/>
                <w:szCs w:val="24"/>
              </w:rPr>
            </w:pPr>
            <w:r>
              <w:t/>
            </w:r>
          </w:p>
        </w:tc>
        <w:tc>
          <w:tcPr>
            <w:tcW w:w="732" w:type="pct"/>
            <w:vAlign w:val="center"/>
          </w:tcPr>
          <w:p w14:paraId="1D3E32AF">
            <w:pPr>
              <w:jc w:val="center"/>
              <w:rPr>
                <w:rFonts w:hint="default" w:ascii="Times New Roman" w:hAnsi="Times New Roman" w:cs="Times New Roman"/>
                <w:szCs w:val="24"/>
              </w:rPr>
            </w:pPr>
            <w:r>
              <w:t/>
            </w:r>
          </w:p>
        </w:tc>
      </w:tr>
      <w:tr w14:paraId="78DD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vAlign w:val="center"/>
          </w:tcPr>
          <w:p w14:paraId="63703C8E">
            <w:pPr>
              <w:jc w:val="center"/>
              <w:rPr>
                <w:rFonts w:hint="default" w:ascii="Times New Roman" w:hAnsi="Times New Roman" w:cs="Times New Roman"/>
                <w:szCs w:val="24"/>
              </w:rPr>
            </w:pPr>
            <w:r>
              <w:rPr>
                <w:rFonts w:hint="default" w:ascii="Times New Roman" w:hAnsi="Times New Roman" w:cs="Times New Roman"/>
                <w:szCs w:val="24"/>
              </w:rPr>
              <w:t>4.2</w:t>
            </w:r>
          </w:p>
        </w:tc>
        <w:tc>
          <w:tcPr>
            <w:tcW w:w="1634" w:type="pct"/>
            <w:vAlign w:val="center"/>
          </w:tcPr>
          <w:p w14:paraId="181A3E80">
            <w:pPr>
              <w:jc w:val="left"/>
              <w:rPr>
                <w:rFonts w:hint="default" w:ascii="Times New Roman" w:hAnsi="Times New Roman" w:cs="Times New Roman"/>
                <w:szCs w:val="24"/>
              </w:rPr>
            </w:pPr>
            <w:r>
              <w:rPr>
                <w:rFonts w:hint="default" w:ascii="Times New Roman" w:hAnsi="Times New Roman" w:cs="Times New Roman"/>
                <w:szCs w:val="24"/>
              </w:rPr>
              <w:t>设备软件版本</w:t>
            </w:r>
          </w:p>
        </w:tc>
        <w:tc>
          <w:tcPr>
            <w:tcW w:w="1361" w:type="pct"/>
            <w:vAlign w:val="center"/>
          </w:tcPr>
          <w:p w14:paraId="1D3592FB">
            <w:pPr>
              <w:jc w:val="left"/>
              <w:rPr>
                <w:rFonts w:hint="default" w:ascii="Times New Roman" w:hAnsi="Times New Roman" w:cs="Times New Roman"/>
                <w:szCs w:val="24"/>
              </w:rPr>
            </w:pPr>
            <w:r>
              <w:t/>
            </w:r>
          </w:p>
        </w:tc>
        <w:tc>
          <w:tcPr>
            <w:tcW w:w="758" w:type="pct"/>
            <w:vAlign w:val="center"/>
          </w:tcPr>
          <w:p w14:paraId="559F7C30">
            <w:pPr>
              <w:jc w:val="center"/>
              <w:rPr>
                <w:rFonts w:hint="default" w:ascii="Times New Roman" w:hAnsi="Times New Roman" w:cs="Times New Roman"/>
                <w:szCs w:val="24"/>
              </w:rPr>
            </w:pPr>
            <w:r>
              <w:t/>
            </w:r>
          </w:p>
        </w:tc>
        <w:tc>
          <w:tcPr>
            <w:tcW w:w="732" w:type="pct"/>
            <w:vAlign w:val="center"/>
          </w:tcPr>
          <w:p w14:paraId="7DD668BC">
            <w:pPr>
              <w:jc w:val="center"/>
              <w:rPr>
                <w:rFonts w:hint="default" w:ascii="Times New Roman" w:hAnsi="Times New Roman" w:cs="Times New Roman"/>
                <w:szCs w:val="24"/>
              </w:rPr>
            </w:pPr>
            <w:r>
              <w:t/>
            </w:r>
          </w:p>
        </w:tc>
      </w:tr>
      <w:tr w14:paraId="3D0EC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vAlign w:val="center"/>
          </w:tcPr>
          <w:p w14:paraId="46786414">
            <w:pPr>
              <w:jc w:val="center"/>
              <w:rPr>
                <w:rFonts w:hint="default" w:ascii="Times New Roman" w:hAnsi="Times New Roman" w:cs="Times New Roman"/>
                <w:szCs w:val="24"/>
              </w:rPr>
            </w:pPr>
            <w:r>
              <w:rPr>
                <w:rFonts w:hint="default" w:ascii="Times New Roman" w:hAnsi="Times New Roman" w:cs="Times New Roman"/>
                <w:szCs w:val="24"/>
              </w:rPr>
              <w:t>4.3</w:t>
            </w:r>
          </w:p>
        </w:tc>
        <w:tc>
          <w:tcPr>
            <w:tcW w:w="1634" w:type="pct"/>
            <w:vAlign w:val="center"/>
          </w:tcPr>
          <w:p w14:paraId="166B32A8">
            <w:pPr>
              <w:jc w:val="left"/>
              <w:rPr>
                <w:rFonts w:hint="default" w:ascii="Times New Roman" w:hAnsi="Times New Roman" w:cs="Times New Roman"/>
                <w:szCs w:val="24"/>
              </w:rPr>
            </w:pPr>
            <w:r>
              <w:rPr>
                <w:rFonts w:hint="default" w:ascii="Times New Roman" w:hAnsi="Times New Roman" w:cs="Times New Roman"/>
                <w:szCs w:val="24"/>
              </w:rPr>
              <w:t>样品照片</w:t>
            </w:r>
          </w:p>
        </w:tc>
        <w:tc>
          <w:tcPr>
            <w:tcW w:w="1361" w:type="pct"/>
            <w:vAlign w:val="center"/>
          </w:tcPr>
          <w:p w14:paraId="51F8BA39">
            <w:pPr>
              <w:jc w:val="left"/>
              <w:rPr>
                <w:rFonts w:hint="default" w:ascii="Times New Roman" w:hAnsi="Times New Roman" w:cs="Times New Roman"/>
                <w:szCs w:val="24"/>
              </w:rPr>
            </w:pPr>
            <w:r>
              <w:t/>
            </w:r>
          </w:p>
        </w:tc>
        <w:tc>
          <w:tcPr>
            <w:tcW w:w="758" w:type="pct"/>
            <w:vAlign w:val="center"/>
          </w:tcPr>
          <w:p w14:paraId="44444480">
            <w:pPr>
              <w:jc w:val="center"/>
              <w:rPr>
                <w:rFonts w:hint="default" w:ascii="Times New Roman" w:hAnsi="Times New Roman" w:cs="Times New Roman"/>
                <w:szCs w:val="24"/>
              </w:rPr>
            </w:pPr>
            <w:r>
              <w:t/>
            </w:r>
          </w:p>
        </w:tc>
        <w:tc>
          <w:tcPr>
            <w:tcW w:w="732" w:type="pct"/>
            <w:vAlign w:val="center"/>
          </w:tcPr>
          <w:p w14:paraId="52912A4C">
            <w:pPr>
              <w:jc w:val="center"/>
              <w:rPr>
                <w:rFonts w:hint="default" w:ascii="Times New Roman" w:hAnsi="Times New Roman" w:cs="Times New Roman"/>
                <w:szCs w:val="24"/>
              </w:rPr>
            </w:pPr>
            <w:r>
              <w:t/>
            </w:r>
          </w:p>
        </w:tc>
      </w:tr>
      <w:tr w14:paraId="13C7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3" w:type="pct"/>
            <w:vAlign w:val="center"/>
          </w:tcPr>
          <w:p w14:paraId="475B8AE5">
            <w:pPr>
              <w:jc w:val="center"/>
              <w:rPr>
                <w:rFonts w:hint="default" w:ascii="Times New Roman" w:hAnsi="Times New Roman" w:eastAsia="宋体" w:cs="Times New Roman"/>
                <w:szCs w:val="24"/>
                <w:lang w:val="en-US" w:eastAsia="zh-CN"/>
              </w:rPr>
            </w:pPr>
            <w:r>
              <w:rPr>
                <w:rFonts w:hint="default" w:ascii="Times New Roman" w:hAnsi="Times New Roman" w:cs="Times New Roman"/>
                <w:szCs w:val="24"/>
                <w:lang w:val="en-US" w:eastAsia="zh-CN"/>
              </w:rPr>
              <w:t>4.4</w:t>
            </w:r>
          </w:p>
        </w:tc>
        <w:tc>
          <w:tcPr>
            <w:tcW w:w="1634" w:type="pct"/>
            <w:vAlign w:val="center"/>
          </w:tcPr>
          <w:p w14:paraId="731294BC">
            <w:pPr>
              <w:jc w:val="left"/>
              <w:rPr>
                <w:rFonts w:hint="default" w:ascii="Times New Roman" w:hAnsi="Times New Roman" w:eastAsia="宋体" w:cs="Times New Roman"/>
                <w:szCs w:val="24"/>
                <w:lang w:val="en-US" w:eastAsia="zh-CN"/>
              </w:rPr>
            </w:pPr>
            <w:r>
              <w:rPr>
                <w:rFonts w:hint="default" w:ascii="Times New Roman" w:hAnsi="Times New Roman" w:cs="Times New Roman"/>
                <w:szCs w:val="24"/>
                <w:lang w:val="en-US" w:eastAsia="zh-CN"/>
              </w:rPr>
              <w:t>样品尺寸</w:t>
            </w:r>
          </w:p>
        </w:tc>
        <w:tc>
          <w:tcPr>
            <w:tcW w:w="1361" w:type="pct"/>
            <w:vAlign w:val="center"/>
          </w:tcPr>
          <w:p w14:paraId="06609D94">
            <w:pPr>
              <w:jc w:val="left"/>
              <w:rPr>
                <w:rFonts w:hint="default" w:ascii="Times New Roman" w:hAnsi="Times New Roman" w:cs="Times New Roman"/>
                <w:szCs w:val="24"/>
              </w:rPr>
            </w:pPr>
            <w:r>
              <w:t/>
            </w:r>
          </w:p>
        </w:tc>
        <w:tc>
          <w:tcPr>
            <w:tcW w:w="758" w:type="pct"/>
            <w:vAlign w:val="center"/>
          </w:tcPr>
          <w:p w14:paraId="2A49C989">
            <w:pPr>
              <w:jc w:val="center"/>
              <w:rPr>
                <w:rFonts w:hint="default" w:ascii="Times New Roman" w:hAnsi="Times New Roman" w:eastAsia="宋体" w:cs="Times New Roman"/>
                <w:szCs w:val="24"/>
                <w:lang w:val="en-US" w:eastAsia="zh-CN"/>
              </w:rPr>
            </w:pPr>
            <w:r>
              <w:t/>
            </w:r>
          </w:p>
        </w:tc>
        <w:tc>
          <w:tcPr>
            <w:tcW w:w="732" w:type="pct"/>
            <w:vAlign w:val="center"/>
          </w:tcPr>
          <w:p w14:paraId="0E2F53E4">
            <w:pPr>
              <w:jc w:val="center"/>
              <w:rPr>
                <w:rFonts w:hint="default" w:ascii="Times New Roman" w:hAnsi="Times New Roman" w:cs="Times New Roman"/>
                <w:szCs w:val="24"/>
              </w:rPr>
            </w:pPr>
            <w:r>
              <w:t/>
            </w:r>
          </w:p>
        </w:tc>
      </w:tr>
      <w:tr w14:paraId="2325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513" w:type="pct"/>
            <w:vAlign w:val="center"/>
          </w:tcPr>
          <w:p w14:paraId="541285E6">
            <w:pPr>
              <w:jc w:val="center"/>
              <w:rPr>
                <w:rFonts w:hint="default" w:ascii="Times New Roman" w:hAnsi="Times New Roman" w:cs="Times New Roman"/>
                <w:szCs w:val="24"/>
              </w:rPr>
            </w:pPr>
            <w:r>
              <w:rPr>
                <w:rFonts w:hint="default" w:ascii="Times New Roman" w:hAnsi="Times New Roman" w:cs="Times New Roman"/>
                <w:szCs w:val="24"/>
              </w:rPr>
              <w:t>5</w:t>
            </w:r>
          </w:p>
        </w:tc>
        <w:tc>
          <w:tcPr>
            <w:tcW w:w="1634" w:type="pct"/>
            <w:vAlign w:val="center"/>
          </w:tcPr>
          <w:p w14:paraId="11DF613D">
            <w:pPr>
              <w:jc w:val="left"/>
              <w:rPr>
                <w:rFonts w:hint="default" w:ascii="Times New Roman" w:hAnsi="Times New Roman" w:cs="Times New Roman"/>
                <w:szCs w:val="24"/>
              </w:rPr>
            </w:pPr>
            <w:r>
              <w:rPr>
                <w:rFonts w:hint="default" w:ascii="Times New Roman" w:hAnsi="Times New Roman" w:cs="Times New Roman"/>
                <w:szCs w:val="24"/>
              </w:rPr>
              <w:t>测试项目</w:t>
            </w:r>
          </w:p>
        </w:tc>
        <w:tc>
          <w:tcPr>
            <w:tcW w:w="1361" w:type="pct"/>
            <w:vAlign w:val="center"/>
          </w:tcPr>
          <w:p w14:paraId="4D282F73">
            <w:pPr>
              <w:jc w:val="left"/>
              <w:rPr>
                <w:rFonts w:hint="default" w:ascii="Times New Roman" w:hAnsi="Times New Roman" w:cs="Times New Roman"/>
                <w:szCs w:val="24"/>
              </w:rPr>
            </w:pPr>
            <w:r>
              <w:t/>
            </w:r>
          </w:p>
        </w:tc>
        <w:tc>
          <w:tcPr>
            <w:tcW w:w="758" w:type="pct"/>
            <w:vAlign w:val="center"/>
          </w:tcPr>
          <w:p w14:paraId="3301EF89">
            <w:pPr>
              <w:jc w:val="center"/>
              <w:rPr>
                <w:rFonts w:hint="default" w:ascii="Times New Roman" w:hAnsi="Times New Roman" w:cs="Times New Roman"/>
                <w:szCs w:val="24"/>
              </w:rPr>
            </w:pPr>
            <w:r>
              <w:t/>
            </w:r>
          </w:p>
        </w:tc>
        <w:tc>
          <w:tcPr>
            <w:tcW w:w="732" w:type="pct"/>
            <w:vAlign w:val="center"/>
          </w:tcPr>
          <w:p w14:paraId="273E3C8C">
            <w:pPr>
              <w:jc w:val="center"/>
              <w:rPr>
                <w:rFonts w:hint="default" w:ascii="Times New Roman" w:hAnsi="Times New Roman" w:cs="Times New Roman"/>
                <w:szCs w:val="24"/>
              </w:rPr>
            </w:pPr>
            <w:r>
              <w:t/>
            </w:r>
          </w:p>
        </w:tc>
      </w:tr>
      <w:tr w14:paraId="38AD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513" w:type="pct"/>
            <w:shd w:val="clear" w:color="auto" w:fill="auto"/>
            <w:vAlign w:val="center"/>
          </w:tcPr>
          <w:p w14:paraId="280879EA">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5.1</w:t>
            </w:r>
            <w:r>
              <w:rPr>
                <w:rFonts w:hint="default" w:ascii="Times New Roman" w:hAnsi="Times New Roman" w:cs="Times New Roman"/>
              </w:rPr>
              <w:fldChar w:fldCharType="begin"/>
            </w:r>
            <w:r>
              <w:rPr>
                <w:rFonts w:hint="default" w:ascii="Times New Roman" w:hAnsi="Times New Roman" w:cs="Times New Roman"/>
                <w:szCs w:val="24"/>
              </w:rPr>
              <w:instrText xml:space="preserve"> XE "4.1" </w:instrText>
            </w:r>
            <w:r>
              <w:rPr>
                <w:rFonts w:hint="default" w:ascii="Times New Roman" w:hAnsi="Times New Roman" w:cs="Times New Roman"/>
                <w:szCs w:val="24"/>
              </w:rPr>
              <w:fldChar w:fldCharType="end"/>
            </w:r>
            <w:r>
              <w:rPr>
                <w:rFonts w:hint="default" w:ascii="Times New Roman" w:hAnsi="Times New Roman" w:cs="Times New Roman"/>
              </w:rPr>
              <w:fldChar w:fldCharType="begin"/>
            </w:r>
            <w:r>
              <w:rPr>
                <w:rFonts w:hint="default" w:ascii="Times New Roman" w:hAnsi="Times New Roman" w:cs="Times New Roman"/>
                <w:szCs w:val="24"/>
              </w:rPr>
              <w:instrText xml:space="preserve"> XE "</w:instrText>
            </w:r>
            <w:r>
              <w:rPr>
                <w:rFonts w:hint="default" w:ascii="Times New Roman" w:hAnsi="Times New Roman" w:cs="Times New Roman"/>
              </w:rPr>
              <w:instrText xml:space="preserve">4.1</w:instrText>
            </w:r>
            <w:r>
              <w:rPr>
                <w:rFonts w:hint="default" w:ascii="Times New Roman" w:hAnsi="Times New Roman" w:cs="Times New Roman"/>
                <w:szCs w:val="24"/>
              </w:rPr>
              <w:instrText xml:space="preserve">" </w:instrText>
            </w:r>
            <w:r>
              <w:rPr>
                <w:rFonts w:hint="default" w:ascii="Times New Roman" w:hAnsi="Times New Roman" w:cs="Times New Roman"/>
                <w:szCs w:val="24"/>
              </w:rPr>
              <w:fldChar w:fldCharType="end"/>
            </w:r>
            <w:r>
              <w:rPr>
                <w:rFonts w:hint="default" w:ascii="Times New Roman" w:hAnsi="Times New Roman" w:cs="Times New Roman"/>
              </w:rPr>
              <w:fldChar w:fldCharType="begin"/>
            </w:r>
            <w:r>
              <w:rPr>
                <w:rFonts w:hint="default" w:ascii="Times New Roman" w:hAnsi="Times New Roman" w:cs="Times New Roman"/>
                <w:szCs w:val="24"/>
              </w:rPr>
              <w:instrText xml:space="preserve"> XE "</w:instrText>
            </w:r>
            <w:r>
              <w:rPr>
                <w:rFonts w:hint="default" w:ascii="Times New Roman" w:hAnsi="Times New Roman" w:cs="Times New Roman"/>
              </w:rPr>
              <w:instrText xml:space="preserve">4.1</w:instrText>
            </w:r>
            <w:r>
              <w:rPr>
                <w:rFonts w:hint="default" w:ascii="Times New Roman" w:hAnsi="Times New Roman" w:cs="Times New Roman"/>
                <w:szCs w:val="24"/>
              </w:rPr>
              <w:instrText xml:space="preserve">" </w:instrText>
            </w:r>
            <w:r>
              <w:rPr>
                <w:rFonts w:hint="default" w:ascii="Times New Roman" w:hAnsi="Times New Roman" w:cs="Times New Roman"/>
                <w:szCs w:val="24"/>
              </w:rPr>
              <w:fldChar w:fldCharType="end"/>
            </w:r>
            <w:r>
              <w:rPr>
                <w:rFonts w:hint="default" w:ascii="Times New Roman" w:hAnsi="Times New Roman" w:cs="Times New Roman"/>
              </w:rPr>
              <w:fldChar w:fldCharType="begin"/>
            </w:r>
            <w:r>
              <w:rPr>
                <w:rFonts w:hint="default" w:ascii="Times New Roman" w:hAnsi="Times New Roman" w:cs="Times New Roman"/>
                <w:szCs w:val="24"/>
              </w:rPr>
              <w:instrText xml:space="preserve"> XE "</w:instrText>
            </w:r>
            <w:r>
              <w:rPr>
                <w:rFonts w:hint="default" w:ascii="Times New Roman" w:hAnsi="Times New Roman" w:cs="Times New Roman"/>
              </w:rPr>
              <w:instrText xml:space="preserve">4.1</w:instrText>
            </w:r>
            <w:r>
              <w:rPr>
                <w:rFonts w:hint="default" w:ascii="Times New Roman" w:hAnsi="Times New Roman" w:cs="Times New Roman"/>
                <w:szCs w:val="24"/>
              </w:rPr>
              <w:instrText xml:space="preserve">" </w:instrText>
            </w:r>
            <w:r>
              <w:rPr>
                <w:rFonts w:hint="default" w:ascii="Times New Roman" w:hAnsi="Times New Roman" w:cs="Times New Roman"/>
                <w:szCs w:val="24"/>
              </w:rPr>
              <w:fldChar w:fldCharType="end"/>
            </w:r>
            <w:r>
              <w:rPr>
                <w:rFonts w:hint="default" w:ascii="Times New Roman" w:hAnsi="Times New Roman" w:cs="Times New Roman"/>
              </w:rPr>
              <w:fldChar w:fldCharType="begin"/>
            </w:r>
            <w:r>
              <w:rPr>
                <w:rFonts w:hint="default" w:ascii="Times New Roman" w:hAnsi="Times New Roman" w:cs="Times New Roman"/>
                <w:szCs w:val="24"/>
              </w:rPr>
              <w:instrText xml:space="preserve"> XE "</w:instrText>
            </w:r>
            <w:r>
              <w:rPr>
                <w:rFonts w:hint="default" w:ascii="Times New Roman" w:hAnsi="Times New Roman" w:cs="Times New Roman"/>
              </w:rPr>
              <w:instrText xml:space="preserve">4.1</w:instrText>
            </w:r>
            <w:r>
              <w:rPr>
                <w:rFonts w:hint="default" w:ascii="Times New Roman" w:hAnsi="Times New Roman" w:cs="Times New Roman"/>
                <w:szCs w:val="24"/>
              </w:rPr>
              <w:instrText xml:space="preserve">" </w:instrText>
            </w:r>
            <w:r>
              <w:rPr>
                <w:rFonts w:hint="default" w:ascii="Times New Roman" w:hAnsi="Times New Roman" w:cs="Times New Roman"/>
                <w:szCs w:val="24"/>
              </w:rPr>
              <w:fldChar w:fldCharType="end"/>
            </w:r>
          </w:p>
        </w:tc>
        <w:tc>
          <w:tcPr>
            <w:tcW w:w="1634" w:type="pct"/>
            <w:shd w:val="clear" w:color="auto" w:fill="auto"/>
            <w:vAlign w:val="center"/>
          </w:tcPr>
          <w:p w14:paraId="7384CCC1">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外观检查</w:t>
            </w:r>
          </w:p>
        </w:tc>
        <w:tc>
          <w:tcPr>
            <w:tcW w:w="1361" w:type="pct"/>
            <w:vAlign w:val="center"/>
          </w:tcPr>
          <w:p w14:paraId="0DBAECCF">
            <w:pPr>
              <w:jc w:val="left"/>
              <w:rPr>
                <w:rFonts w:hint="default" w:ascii="Times New Roman" w:hAnsi="Times New Roman" w:cs="Times New Roman"/>
                <w:szCs w:val="24"/>
              </w:rPr>
            </w:pPr>
            <w:r>
              <w:t/>
            </w:r>
          </w:p>
        </w:tc>
        <w:tc>
          <w:tcPr>
            <w:tcW w:w="758" w:type="pct"/>
            <w:shd w:val="clear" w:color="auto" w:fill="auto"/>
            <w:vAlign w:val="center"/>
          </w:tcPr>
          <w:p w14:paraId="1CD4121D">
            <w:pPr>
              <w:jc w:val="center"/>
              <w:rPr>
                <w:rFonts w:hint="default" w:ascii="Times New Roman" w:hAnsi="Times New Roman" w:eastAsia="宋体" w:cs="Times New Roman"/>
                <w:kern w:val="2"/>
                <w:sz w:val="24"/>
                <w:szCs w:val="24"/>
                <w:lang w:val="en-US" w:eastAsia="zh-CN" w:bidi="ar-SA"/>
              </w:rPr>
            </w:pPr>
            <w:r>
              <w:t/>
            </w:r>
          </w:p>
        </w:tc>
        <w:tc>
          <w:tcPr>
            <w:tcW w:w="732" w:type="pct"/>
            <w:vAlign w:val="center"/>
          </w:tcPr>
          <w:p w14:paraId="197BD095">
            <w:pPr>
              <w:jc w:val="center"/>
              <w:rPr>
                <w:rFonts w:hint="default" w:ascii="Times New Roman" w:hAnsi="Times New Roman" w:cs="Times New Roman"/>
                <w:szCs w:val="24"/>
              </w:rPr>
            </w:pPr>
            <w:r>
              <w:t/>
            </w:r>
          </w:p>
        </w:tc>
      </w:tr>
      <w:tr w14:paraId="4304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5DEDED7A">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5.2</w:t>
            </w:r>
          </w:p>
        </w:tc>
        <w:tc>
          <w:tcPr>
            <w:tcW w:w="1634" w:type="pct"/>
            <w:shd w:val="clear" w:color="auto" w:fill="auto"/>
            <w:vAlign w:val="center"/>
          </w:tcPr>
          <w:p w14:paraId="6FD5C268">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接线正确性检查</w:t>
            </w:r>
          </w:p>
        </w:tc>
        <w:tc>
          <w:tcPr>
            <w:tcW w:w="1361" w:type="pct"/>
            <w:vAlign w:val="center"/>
          </w:tcPr>
          <w:p w14:paraId="2E00253D">
            <w:pPr>
              <w:jc w:val="left"/>
              <w:rPr>
                <w:rFonts w:hint="default" w:ascii="Times New Roman" w:hAnsi="Times New Roman" w:cs="Times New Roman"/>
                <w:szCs w:val="24"/>
              </w:rPr>
            </w:pPr>
            <w:r>
              <w:t/>
            </w:r>
          </w:p>
        </w:tc>
        <w:tc>
          <w:tcPr>
            <w:tcW w:w="758" w:type="pct"/>
            <w:shd w:val="clear" w:color="auto" w:fill="auto"/>
            <w:vAlign w:val="center"/>
          </w:tcPr>
          <w:p w14:paraId="58DAC224">
            <w:pPr>
              <w:jc w:val="center"/>
              <w:rPr>
                <w:rFonts w:hint="default" w:ascii="Times New Roman" w:hAnsi="Times New Roman" w:eastAsia="宋体" w:cs="Times New Roman"/>
                <w:kern w:val="2"/>
                <w:sz w:val="24"/>
                <w:szCs w:val="24"/>
                <w:lang w:val="en-US" w:eastAsia="zh-CN" w:bidi="ar-SA"/>
              </w:rPr>
            </w:pPr>
            <w:r>
              <w:t/>
            </w:r>
          </w:p>
        </w:tc>
        <w:tc>
          <w:tcPr>
            <w:tcW w:w="732" w:type="pct"/>
            <w:vAlign w:val="center"/>
          </w:tcPr>
          <w:p w14:paraId="0EF8A22C">
            <w:pPr>
              <w:jc w:val="center"/>
              <w:rPr>
                <w:rFonts w:hint="default" w:ascii="Times New Roman" w:hAnsi="Times New Roman" w:cs="Times New Roman"/>
                <w:szCs w:val="24"/>
              </w:rPr>
            </w:pPr>
            <w:r>
              <w:t/>
            </w:r>
          </w:p>
        </w:tc>
      </w:tr>
      <w:tr w14:paraId="21EB8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vAlign w:val="center"/>
          </w:tcPr>
          <w:p w14:paraId="592457A2">
            <w:pPr>
              <w:jc w:val="center"/>
              <w:rPr>
                <w:rFonts w:hint="default" w:ascii="Times New Roman" w:hAnsi="Times New Roman" w:eastAsia="宋体" w:cs="Times New Roman"/>
                <w:szCs w:val="24"/>
                <w:lang w:val="en-US" w:eastAsia="zh-CN"/>
              </w:rPr>
            </w:pPr>
            <w:r>
              <w:rPr>
                <w:rFonts w:hint="default" w:ascii="Times New Roman" w:hAnsi="Times New Roman" w:cs="Times New Roman"/>
                <w:szCs w:val="24"/>
                <w:lang w:val="en-US" w:eastAsia="zh-CN"/>
              </w:rPr>
              <w:t>5.3</w:t>
            </w:r>
          </w:p>
        </w:tc>
        <w:tc>
          <w:tcPr>
            <w:tcW w:w="1634" w:type="pct"/>
            <w:shd w:val="clear" w:color="auto" w:fill="auto"/>
            <w:vAlign w:val="center"/>
          </w:tcPr>
          <w:p w14:paraId="76758EB1">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机柜强度测试</w:t>
            </w:r>
          </w:p>
        </w:tc>
        <w:tc>
          <w:tcPr>
            <w:tcW w:w="1361" w:type="pct"/>
            <w:vAlign w:val="center"/>
          </w:tcPr>
          <w:p w14:paraId="61746204">
            <w:pPr>
              <w:jc w:val="left"/>
              <w:rPr>
                <w:rFonts w:hint="default" w:ascii="Times New Roman" w:hAnsi="Times New Roman" w:cs="Times New Roman"/>
                <w:szCs w:val="24"/>
              </w:rPr>
            </w:pPr>
            <w:r>
              <w:t/>
            </w:r>
          </w:p>
        </w:tc>
        <w:tc>
          <w:tcPr>
            <w:tcW w:w="758" w:type="pct"/>
            <w:shd w:val="clear" w:color="auto" w:fill="auto"/>
            <w:vAlign w:val="center"/>
          </w:tcPr>
          <w:p w14:paraId="5AFF2292">
            <w:pPr>
              <w:jc w:val="center"/>
              <w:rPr>
                <w:rFonts w:hint="default" w:ascii="Times New Roman" w:hAnsi="Times New Roman" w:eastAsia="宋体" w:cs="Times New Roman"/>
                <w:kern w:val="2"/>
                <w:sz w:val="24"/>
                <w:szCs w:val="24"/>
                <w:lang w:val="en-US" w:eastAsia="zh-CN" w:bidi="ar-SA"/>
              </w:rPr>
            </w:pPr>
            <w:r>
              <w:t/>
            </w:r>
          </w:p>
        </w:tc>
        <w:tc>
          <w:tcPr>
            <w:tcW w:w="732" w:type="pct"/>
            <w:vAlign w:val="center"/>
          </w:tcPr>
          <w:p w14:paraId="597B1E43">
            <w:pPr>
              <w:jc w:val="center"/>
              <w:rPr>
                <w:rFonts w:hint="default" w:ascii="Times New Roman" w:hAnsi="Times New Roman" w:cs="Times New Roman"/>
                <w:szCs w:val="24"/>
              </w:rPr>
            </w:pPr>
            <w:r>
              <w:t/>
            </w:r>
          </w:p>
        </w:tc>
      </w:tr>
      <w:tr w14:paraId="28B1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vAlign w:val="center"/>
          </w:tcPr>
          <w:p w14:paraId="0DC02A15">
            <w:pPr>
              <w:jc w:val="center"/>
              <w:rPr>
                <w:rFonts w:hint="default" w:ascii="Times New Roman" w:hAnsi="Times New Roman" w:eastAsia="宋体" w:cs="Times New Roman"/>
                <w:szCs w:val="24"/>
                <w:lang w:val="en-US" w:eastAsia="zh-CN"/>
              </w:rPr>
            </w:pPr>
            <w:r>
              <w:rPr>
                <w:rFonts w:hint="default" w:ascii="Times New Roman" w:hAnsi="Times New Roman" w:cs="Times New Roman"/>
                <w:szCs w:val="24"/>
                <w:lang w:val="en-US" w:eastAsia="zh-CN"/>
              </w:rPr>
              <w:t>5.3.1</w:t>
            </w:r>
          </w:p>
        </w:tc>
        <w:tc>
          <w:tcPr>
            <w:tcW w:w="1634" w:type="pct"/>
            <w:shd w:val="clear" w:color="auto" w:fill="auto"/>
            <w:vAlign w:val="center"/>
          </w:tcPr>
          <w:p w14:paraId="61BE8F10">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满载静置</w:t>
            </w:r>
          </w:p>
        </w:tc>
        <w:tc>
          <w:tcPr>
            <w:tcW w:w="1361" w:type="pct"/>
            <w:vAlign w:val="center"/>
          </w:tcPr>
          <w:p w14:paraId="758C7936">
            <w:pPr>
              <w:jc w:val="left"/>
              <w:rPr>
                <w:rFonts w:hint="default" w:ascii="Times New Roman" w:hAnsi="Times New Roman" w:cs="Times New Roman"/>
                <w:szCs w:val="24"/>
              </w:rPr>
            </w:pPr>
            <w:r>
              <w:t/>
            </w:r>
          </w:p>
        </w:tc>
        <w:tc>
          <w:tcPr>
            <w:tcW w:w="758" w:type="pct"/>
            <w:shd w:val="clear" w:color="auto" w:fill="auto"/>
            <w:vAlign w:val="center"/>
          </w:tcPr>
          <w:p w14:paraId="55E7A4D4">
            <w:pPr>
              <w:jc w:val="center"/>
              <w:rPr>
                <w:rFonts w:hint="default" w:ascii="Times New Roman" w:hAnsi="Times New Roman" w:eastAsia="宋体" w:cs="Times New Roman"/>
                <w:kern w:val="2"/>
                <w:sz w:val="24"/>
                <w:szCs w:val="24"/>
                <w:lang w:val="en-US" w:eastAsia="zh-CN" w:bidi="ar-SA"/>
              </w:rPr>
            </w:pPr>
            <w:r>
              <w:t/>
            </w:r>
          </w:p>
        </w:tc>
        <w:tc>
          <w:tcPr>
            <w:tcW w:w="732" w:type="pct"/>
            <w:vAlign w:val="center"/>
          </w:tcPr>
          <w:p w14:paraId="4FDE096D">
            <w:pPr>
              <w:jc w:val="center"/>
              <w:rPr>
                <w:rFonts w:hint="default" w:ascii="Times New Roman" w:hAnsi="Times New Roman" w:cs="Times New Roman"/>
                <w:szCs w:val="24"/>
              </w:rPr>
            </w:pPr>
            <w:r>
              <w:t/>
            </w:r>
          </w:p>
        </w:tc>
      </w:tr>
      <w:tr w14:paraId="30BD5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163C956C">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lang w:val="en-US" w:eastAsia="zh-CN"/>
              </w:rPr>
              <w:t>5.3.2</w:t>
            </w:r>
          </w:p>
        </w:tc>
        <w:tc>
          <w:tcPr>
            <w:tcW w:w="1634" w:type="pct"/>
            <w:shd w:val="clear" w:color="auto" w:fill="auto"/>
            <w:vAlign w:val="center"/>
          </w:tcPr>
          <w:p w14:paraId="0BC96609">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起吊、称重</w:t>
            </w:r>
          </w:p>
        </w:tc>
        <w:tc>
          <w:tcPr>
            <w:tcW w:w="1361" w:type="pct"/>
            <w:shd w:val="clear" w:color="auto" w:fill="auto"/>
            <w:vAlign w:val="center"/>
          </w:tcPr>
          <w:p w14:paraId="33294306">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1E3ECEAC">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6C86E903">
            <w:pPr>
              <w:jc w:val="center"/>
              <w:rPr>
                <w:rFonts w:hint="default" w:ascii="Times New Roman" w:hAnsi="Times New Roman" w:eastAsia="宋体" w:cs="Times New Roman"/>
                <w:kern w:val="2"/>
                <w:sz w:val="24"/>
                <w:szCs w:val="24"/>
                <w:lang w:val="en-US" w:eastAsia="zh-CN" w:bidi="ar-SA"/>
              </w:rPr>
            </w:pPr>
            <w:r>
              <w:t/>
            </w:r>
          </w:p>
        </w:tc>
      </w:tr>
      <w:tr w14:paraId="20B5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21A9050F">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lang w:val="en-US" w:eastAsia="zh-CN"/>
              </w:rPr>
              <w:t>5.3.3</w:t>
            </w:r>
          </w:p>
        </w:tc>
        <w:tc>
          <w:tcPr>
            <w:tcW w:w="1634" w:type="pct"/>
            <w:shd w:val="clear" w:color="auto" w:fill="auto"/>
            <w:vAlign w:val="center"/>
          </w:tcPr>
          <w:p w14:paraId="327D94FC">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叉举</w:t>
            </w:r>
          </w:p>
        </w:tc>
        <w:tc>
          <w:tcPr>
            <w:tcW w:w="1361" w:type="pct"/>
            <w:shd w:val="clear" w:color="auto" w:fill="auto"/>
            <w:vAlign w:val="center"/>
          </w:tcPr>
          <w:p w14:paraId="3A68DE26">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3D7B8940">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4E7EE3A4">
            <w:pPr>
              <w:jc w:val="center"/>
              <w:rPr>
                <w:rFonts w:hint="default" w:ascii="Times New Roman" w:hAnsi="Times New Roman" w:eastAsia="宋体" w:cs="Times New Roman"/>
                <w:kern w:val="2"/>
                <w:sz w:val="24"/>
                <w:szCs w:val="24"/>
                <w:lang w:val="en-US" w:eastAsia="zh-CN" w:bidi="ar-SA"/>
              </w:rPr>
            </w:pPr>
            <w:r>
              <w:t/>
            </w:r>
          </w:p>
        </w:tc>
      </w:tr>
      <w:tr w14:paraId="154E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5BB64B41">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lang w:val="en-US" w:eastAsia="zh-CN"/>
              </w:rPr>
              <w:t>5.4</w:t>
            </w:r>
          </w:p>
        </w:tc>
        <w:tc>
          <w:tcPr>
            <w:tcW w:w="1634" w:type="pct"/>
            <w:shd w:val="clear" w:color="auto" w:fill="auto"/>
            <w:vAlign w:val="center"/>
          </w:tcPr>
          <w:p w14:paraId="100A6D60">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防护等级测试</w:t>
            </w:r>
          </w:p>
        </w:tc>
        <w:tc>
          <w:tcPr>
            <w:tcW w:w="1361" w:type="pct"/>
            <w:shd w:val="clear" w:color="auto" w:fill="auto"/>
            <w:vAlign w:val="center"/>
          </w:tcPr>
          <w:p w14:paraId="1C001E1B">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40D3BFF2">
            <w:pPr>
              <w:jc w:val="center"/>
              <w:rPr>
                <w:rFonts w:hint="default" w:ascii="Times New Roman" w:hAnsi="Times New Roman" w:eastAsia="宋体" w:cs="Times New Roman"/>
                <w:color w:val="FF0000"/>
                <w:kern w:val="2"/>
                <w:sz w:val="24"/>
                <w:szCs w:val="24"/>
                <w:lang w:val="en-US" w:eastAsia="zh-CN" w:bidi="ar-SA"/>
              </w:rPr>
            </w:pPr>
            <w:r>
              <w:t/>
            </w:r>
          </w:p>
        </w:tc>
        <w:tc>
          <w:tcPr>
            <w:tcW w:w="732" w:type="pct"/>
            <w:shd w:val="clear" w:color="auto" w:fill="auto"/>
            <w:vAlign w:val="center"/>
          </w:tcPr>
          <w:p w14:paraId="02169B5B">
            <w:pPr>
              <w:jc w:val="center"/>
              <w:rPr>
                <w:rFonts w:hint="default" w:ascii="Times New Roman" w:hAnsi="Times New Roman" w:eastAsia="宋体" w:cs="Times New Roman"/>
                <w:kern w:val="2"/>
                <w:sz w:val="24"/>
                <w:szCs w:val="24"/>
                <w:lang w:val="en-US" w:eastAsia="zh-CN" w:bidi="ar-SA"/>
              </w:rPr>
            </w:pPr>
            <w:r>
              <w:t/>
            </w:r>
          </w:p>
        </w:tc>
      </w:tr>
      <w:tr w14:paraId="063C5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6935FE4A">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5</w:t>
            </w:r>
          </w:p>
        </w:tc>
        <w:tc>
          <w:tcPr>
            <w:tcW w:w="1634" w:type="pct"/>
            <w:shd w:val="clear" w:color="auto" w:fill="auto"/>
            <w:vAlign w:val="center"/>
          </w:tcPr>
          <w:p w14:paraId="7D2706CA">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接地连续性试验</w:t>
            </w:r>
          </w:p>
        </w:tc>
        <w:tc>
          <w:tcPr>
            <w:tcW w:w="1361" w:type="pct"/>
            <w:shd w:val="clear" w:color="auto" w:fill="auto"/>
            <w:vAlign w:val="center"/>
          </w:tcPr>
          <w:p w14:paraId="7C347371">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2AF532A6">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779B3F9C">
            <w:pPr>
              <w:jc w:val="center"/>
              <w:rPr>
                <w:rFonts w:hint="default" w:ascii="Times New Roman" w:hAnsi="Times New Roman" w:eastAsia="宋体" w:cs="Times New Roman"/>
                <w:kern w:val="2"/>
                <w:sz w:val="24"/>
                <w:szCs w:val="24"/>
                <w:lang w:val="en-US" w:eastAsia="zh-CN" w:bidi="ar-SA"/>
              </w:rPr>
            </w:pPr>
            <w:r>
              <w:t/>
            </w:r>
          </w:p>
        </w:tc>
      </w:tr>
      <w:tr w14:paraId="6D9D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343261F3">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6</w:t>
            </w:r>
          </w:p>
        </w:tc>
        <w:tc>
          <w:tcPr>
            <w:tcW w:w="1634" w:type="pct"/>
            <w:shd w:val="clear" w:color="auto" w:fill="auto"/>
            <w:vAlign w:val="center"/>
          </w:tcPr>
          <w:p w14:paraId="1E61723A">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绝缘耐压测试</w:t>
            </w:r>
          </w:p>
        </w:tc>
        <w:tc>
          <w:tcPr>
            <w:tcW w:w="1361" w:type="pct"/>
            <w:shd w:val="clear" w:color="auto" w:fill="auto"/>
            <w:vAlign w:val="center"/>
          </w:tcPr>
          <w:p w14:paraId="6DC8F8D9">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440F9375">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503473A9">
            <w:pPr>
              <w:jc w:val="center"/>
              <w:rPr>
                <w:rFonts w:hint="default" w:ascii="Times New Roman" w:hAnsi="Times New Roman" w:eastAsia="宋体" w:cs="Times New Roman"/>
                <w:kern w:val="2"/>
                <w:sz w:val="24"/>
                <w:szCs w:val="24"/>
                <w:lang w:val="en-US" w:eastAsia="zh-CN" w:bidi="ar-SA"/>
              </w:rPr>
            </w:pPr>
            <w:r>
              <w:t/>
            </w:r>
          </w:p>
        </w:tc>
      </w:tr>
      <w:tr w14:paraId="6073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0EA7C844">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7</w:t>
            </w:r>
          </w:p>
        </w:tc>
        <w:tc>
          <w:tcPr>
            <w:tcW w:w="1634" w:type="pct"/>
            <w:shd w:val="clear" w:color="auto" w:fill="auto"/>
            <w:vAlign w:val="center"/>
          </w:tcPr>
          <w:p w14:paraId="687A00ED">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lang w:val="en-US" w:eastAsia="zh-CN"/>
              </w:rPr>
              <w:t>系统</w:t>
            </w:r>
            <w:r>
              <w:rPr>
                <w:rFonts w:hint="default" w:ascii="Times New Roman" w:hAnsi="Times New Roman" w:cs="Times New Roman"/>
                <w:szCs w:val="24"/>
              </w:rPr>
              <w:t>供电测试</w:t>
            </w:r>
          </w:p>
        </w:tc>
        <w:tc>
          <w:tcPr>
            <w:tcW w:w="1361" w:type="pct"/>
            <w:shd w:val="clear" w:color="auto" w:fill="auto"/>
            <w:vAlign w:val="center"/>
          </w:tcPr>
          <w:p w14:paraId="25EF6CFF">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5717B899">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2C7A0C60">
            <w:pPr>
              <w:jc w:val="center"/>
              <w:rPr>
                <w:rFonts w:hint="default" w:ascii="Times New Roman" w:hAnsi="Times New Roman" w:eastAsia="宋体" w:cs="Times New Roman"/>
                <w:kern w:val="2"/>
                <w:sz w:val="24"/>
                <w:szCs w:val="24"/>
                <w:lang w:val="en-US" w:eastAsia="zh-CN" w:bidi="ar-SA"/>
              </w:rPr>
            </w:pPr>
            <w:r>
              <w:t/>
            </w:r>
          </w:p>
        </w:tc>
      </w:tr>
      <w:tr w14:paraId="59FE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3" w:type="pct"/>
            <w:shd w:val="clear" w:color="auto" w:fill="auto"/>
            <w:vAlign w:val="center"/>
          </w:tcPr>
          <w:p w14:paraId="15F4C409">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8</w:t>
            </w:r>
          </w:p>
        </w:tc>
        <w:tc>
          <w:tcPr>
            <w:tcW w:w="1634" w:type="pct"/>
            <w:shd w:val="clear" w:color="auto" w:fill="auto"/>
            <w:vAlign w:val="center"/>
          </w:tcPr>
          <w:p w14:paraId="526F1675">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通讯测试</w:t>
            </w:r>
          </w:p>
        </w:tc>
        <w:tc>
          <w:tcPr>
            <w:tcW w:w="1361" w:type="pct"/>
            <w:shd w:val="clear" w:color="auto" w:fill="auto"/>
            <w:vAlign w:val="center"/>
          </w:tcPr>
          <w:p w14:paraId="4398DEDF">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3D821ED1">
            <w:pPr>
              <w:jc w:val="center"/>
              <w:rPr>
                <w:rFonts w:hint="default" w:ascii="Times New Roman" w:hAnsi="Times New Roman" w:eastAsia="宋体" w:cs="Times New Roman"/>
                <w:color w:val="FF0000"/>
                <w:kern w:val="2"/>
                <w:sz w:val="24"/>
                <w:szCs w:val="24"/>
                <w:lang w:val="en-US" w:eastAsia="zh-CN" w:bidi="ar-SA"/>
              </w:rPr>
            </w:pPr>
            <w:r>
              <w:t/>
            </w:r>
          </w:p>
        </w:tc>
        <w:tc>
          <w:tcPr>
            <w:tcW w:w="732" w:type="pct"/>
            <w:shd w:val="clear" w:color="auto" w:fill="auto"/>
            <w:vAlign w:val="center"/>
          </w:tcPr>
          <w:p w14:paraId="4E1522A2">
            <w:pPr>
              <w:jc w:val="center"/>
              <w:rPr>
                <w:rFonts w:hint="default" w:ascii="Times New Roman" w:hAnsi="Times New Roman" w:eastAsia="宋体" w:cs="Times New Roman"/>
                <w:kern w:val="2"/>
                <w:sz w:val="24"/>
                <w:szCs w:val="24"/>
                <w:lang w:val="en-US" w:eastAsia="zh-CN" w:bidi="ar-SA"/>
              </w:rPr>
            </w:pPr>
            <w:r>
              <w:t/>
            </w:r>
          </w:p>
        </w:tc>
      </w:tr>
      <w:tr w14:paraId="28C03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7681B8E4">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8.1</w:t>
            </w:r>
          </w:p>
        </w:tc>
        <w:tc>
          <w:tcPr>
            <w:tcW w:w="1634" w:type="pct"/>
            <w:shd w:val="clear" w:color="auto" w:fill="auto"/>
            <w:vAlign w:val="center"/>
          </w:tcPr>
          <w:p w14:paraId="7DF04234">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模块数据测试</w:t>
            </w:r>
          </w:p>
        </w:tc>
        <w:tc>
          <w:tcPr>
            <w:tcW w:w="1361" w:type="pct"/>
            <w:shd w:val="clear" w:color="auto" w:fill="auto"/>
            <w:vAlign w:val="center"/>
          </w:tcPr>
          <w:p w14:paraId="3EA19722">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58904352">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3C3E744D">
            <w:pPr>
              <w:jc w:val="center"/>
              <w:rPr>
                <w:rFonts w:hint="default" w:ascii="Times New Roman" w:hAnsi="Times New Roman" w:eastAsia="宋体" w:cs="Times New Roman"/>
                <w:kern w:val="2"/>
                <w:sz w:val="24"/>
                <w:szCs w:val="24"/>
                <w:lang w:val="en-US" w:eastAsia="zh-CN" w:bidi="ar-SA"/>
              </w:rPr>
            </w:pPr>
            <w:r>
              <w:t/>
            </w:r>
          </w:p>
        </w:tc>
      </w:tr>
      <w:tr w14:paraId="134E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15EFC9EF">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8.2</w:t>
            </w:r>
          </w:p>
        </w:tc>
        <w:tc>
          <w:tcPr>
            <w:tcW w:w="1634" w:type="pct"/>
            <w:shd w:val="clear" w:color="auto" w:fill="auto"/>
            <w:vAlign w:val="center"/>
          </w:tcPr>
          <w:p w14:paraId="7E847D3A">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报警和保护测试</w:t>
            </w:r>
          </w:p>
        </w:tc>
        <w:tc>
          <w:tcPr>
            <w:tcW w:w="1361" w:type="pct"/>
            <w:shd w:val="clear" w:color="auto" w:fill="auto"/>
            <w:vAlign w:val="center"/>
          </w:tcPr>
          <w:p w14:paraId="732DF648">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3DA242BE">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079B965C">
            <w:pPr>
              <w:jc w:val="center"/>
              <w:rPr>
                <w:rFonts w:hint="default" w:ascii="Times New Roman" w:hAnsi="Times New Roman" w:eastAsia="宋体" w:cs="Times New Roman"/>
                <w:kern w:val="2"/>
                <w:sz w:val="24"/>
                <w:szCs w:val="24"/>
                <w:lang w:val="en-US" w:eastAsia="zh-CN" w:bidi="ar-SA"/>
              </w:rPr>
            </w:pPr>
            <w:r>
              <w:t/>
            </w:r>
          </w:p>
        </w:tc>
      </w:tr>
      <w:tr w14:paraId="382D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4E23C58A">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8.2.1</w:t>
            </w:r>
          </w:p>
        </w:tc>
        <w:tc>
          <w:tcPr>
            <w:tcW w:w="1634" w:type="pct"/>
            <w:shd w:val="clear" w:color="auto" w:fill="auto"/>
            <w:vAlign w:val="center"/>
          </w:tcPr>
          <w:p w14:paraId="09755CCB">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BMS</w:t>
            </w:r>
          </w:p>
        </w:tc>
        <w:tc>
          <w:tcPr>
            <w:tcW w:w="1361" w:type="pct"/>
            <w:shd w:val="clear" w:color="auto" w:fill="auto"/>
            <w:vAlign w:val="center"/>
          </w:tcPr>
          <w:p w14:paraId="4A7DECF2">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22B85B34">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5201ED56">
            <w:pPr>
              <w:jc w:val="center"/>
              <w:rPr>
                <w:rFonts w:hint="default" w:ascii="Times New Roman" w:hAnsi="Times New Roman" w:eastAsia="宋体" w:cs="Times New Roman"/>
                <w:kern w:val="2"/>
                <w:sz w:val="24"/>
                <w:szCs w:val="24"/>
                <w:lang w:val="en-US" w:eastAsia="zh-CN" w:bidi="ar-SA"/>
              </w:rPr>
            </w:pPr>
            <w:r>
              <w:t/>
            </w:r>
          </w:p>
        </w:tc>
      </w:tr>
      <w:tr w14:paraId="12C8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0E1F5461">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8.2.2</w:t>
            </w:r>
          </w:p>
        </w:tc>
        <w:tc>
          <w:tcPr>
            <w:tcW w:w="1634" w:type="pct"/>
            <w:shd w:val="clear" w:color="auto" w:fill="auto"/>
            <w:vAlign w:val="center"/>
          </w:tcPr>
          <w:p w14:paraId="0427FB5F">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PCS</w:t>
            </w:r>
          </w:p>
        </w:tc>
        <w:tc>
          <w:tcPr>
            <w:tcW w:w="1361" w:type="pct"/>
            <w:shd w:val="clear" w:color="auto" w:fill="auto"/>
            <w:vAlign w:val="center"/>
          </w:tcPr>
          <w:p w14:paraId="21A5ED4D">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7A9FFE2F">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222BE219">
            <w:pPr>
              <w:jc w:val="center"/>
              <w:rPr>
                <w:rFonts w:hint="default" w:ascii="Times New Roman" w:hAnsi="Times New Roman" w:eastAsia="宋体" w:cs="Times New Roman"/>
                <w:kern w:val="2"/>
                <w:sz w:val="24"/>
                <w:szCs w:val="24"/>
                <w:lang w:val="en-US" w:eastAsia="zh-CN" w:bidi="ar-SA"/>
              </w:rPr>
            </w:pPr>
            <w:r>
              <w:t/>
            </w:r>
          </w:p>
        </w:tc>
      </w:tr>
      <w:tr w14:paraId="75755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799219D2">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8.2.3</w:t>
            </w:r>
          </w:p>
        </w:tc>
        <w:tc>
          <w:tcPr>
            <w:tcW w:w="1634" w:type="pct"/>
            <w:shd w:val="clear" w:color="auto" w:fill="auto"/>
            <w:vAlign w:val="center"/>
          </w:tcPr>
          <w:p w14:paraId="459639A5">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消防系统</w:t>
            </w:r>
          </w:p>
        </w:tc>
        <w:tc>
          <w:tcPr>
            <w:tcW w:w="1361" w:type="pct"/>
            <w:shd w:val="clear" w:color="auto" w:fill="auto"/>
            <w:vAlign w:val="center"/>
          </w:tcPr>
          <w:p w14:paraId="4817E441">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05E93A27">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6FA4F256">
            <w:pPr>
              <w:jc w:val="center"/>
              <w:rPr>
                <w:rFonts w:hint="default" w:ascii="Times New Roman" w:hAnsi="Times New Roman" w:eastAsia="宋体" w:cs="Times New Roman"/>
                <w:kern w:val="2"/>
                <w:sz w:val="24"/>
                <w:szCs w:val="24"/>
                <w:lang w:val="en-US" w:eastAsia="zh-CN" w:bidi="ar-SA"/>
              </w:rPr>
            </w:pPr>
            <w:r>
              <w:t/>
            </w:r>
          </w:p>
        </w:tc>
      </w:tr>
      <w:tr w14:paraId="1405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1D1A4C1F">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8.2.4</w:t>
            </w:r>
          </w:p>
        </w:tc>
        <w:tc>
          <w:tcPr>
            <w:tcW w:w="1634" w:type="pct"/>
            <w:shd w:val="clear" w:color="auto" w:fill="auto"/>
            <w:vAlign w:val="center"/>
          </w:tcPr>
          <w:p w14:paraId="419F6D8B">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热管理系统</w:t>
            </w:r>
          </w:p>
        </w:tc>
        <w:tc>
          <w:tcPr>
            <w:tcW w:w="1361" w:type="pct"/>
            <w:shd w:val="clear" w:color="auto" w:fill="auto"/>
            <w:vAlign w:val="center"/>
          </w:tcPr>
          <w:p w14:paraId="63F5FC5F">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72C8A6E0">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520DE27E">
            <w:pPr>
              <w:jc w:val="center"/>
              <w:rPr>
                <w:rFonts w:hint="default" w:ascii="Times New Roman" w:hAnsi="Times New Roman" w:eastAsia="宋体" w:cs="Times New Roman"/>
                <w:kern w:val="2"/>
                <w:sz w:val="24"/>
                <w:szCs w:val="24"/>
                <w:lang w:val="en-US" w:eastAsia="zh-CN" w:bidi="ar-SA"/>
              </w:rPr>
            </w:pPr>
            <w:r>
              <w:t/>
            </w:r>
          </w:p>
        </w:tc>
      </w:tr>
      <w:tr w14:paraId="5F1A2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13" w:type="pct"/>
            <w:shd w:val="clear" w:color="auto" w:fill="auto"/>
            <w:vAlign w:val="center"/>
          </w:tcPr>
          <w:p w14:paraId="4F1D972E">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8.2.5</w:t>
            </w:r>
          </w:p>
        </w:tc>
        <w:tc>
          <w:tcPr>
            <w:tcW w:w="1634" w:type="pct"/>
            <w:shd w:val="clear" w:color="auto" w:fill="auto"/>
            <w:vAlign w:val="center"/>
          </w:tcPr>
          <w:p w14:paraId="60A55EDC">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启</w:t>
            </w:r>
            <w:r>
              <w:rPr>
                <w:rFonts w:hint="default" w:ascii="Times New Roman" w:hAnsi="Times New Roman" w:cs="Times New Roman"/>
                <w:szCs w:val="24"/>
                <w:lang w:val="en-US" w:eastAsia="zh-CN"/>
              </w:rPr>
              <w:t>停</w:t>
            </w:r>
            <w:r>
              <w:rPr>
                <w:rFonts w:hint="default" w:ascii="Times New Roman" w:hAnsi="Times New Roman" w:cs="Times New Roman"/>
                <w:szCs w:val="24"/>
              </w:rPr>
              <w:t>机功能</w:t>
            </w:r>
          </w:p>
        </w:tc>
        <w:tc>
          <w:tcPr>
            <w:tcW w:w="1361" w:type="pct"/>
            <w:shd w:val="clear" w:color="auto" w:fill="auto"/>
            <w:vAlign w:val="center"/>
          </w:tcPr>
          <w:p w14:paraId="019497DB">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38626B15">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5DB4889F">
            <w:pPr>
              <w:jc w:val="center"/>
              <w:rPr>
                <w:rFonts w:hint="default" w:ascii="Times New Roman" w:hAnsi="Times New Roman" w:eastAsia="宋体" w:cs="Times New Roman"/>
                <w:kern w:val="2"/>
                <w:sz w:val="24"/>
                <w:szCs w:val="24"/>
                <w:lang w:val="en-US" w:eastAsia="zh-CN" w:bidi="ar-SA"/>
              </w:rPr>
            </w:pPr>
            <w:r>
              <w:t/>
            </w:r>
          </w:p>
        </w:tc>
      </w:tr>
      <w:tr w14:paraId="5300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62432BAD">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8.2.6</w:t>
            </w:r>
          </w:p>
        </w:tc>
        <w:tc>
          <w:tcPr>
            <w:tcW w:w="1634" w:type="pct"/>
            <w:shd w:val="clear" w:color="auto" w:fill="auto"/>
            <w:vAlign w:val="center"/>
          </w:tcPr>
          <w:p w14:paraId="564F71A9">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lang w:val="en-US" w:eastAsia="zh-CN"/>
              </w:rPr>
              <w:t>急停功能</w:t>
            </w:r>
          </w:p>
        </w:tc>
        <w:tc>
          <w:tcPr>
            <w:tcW w:w="1361" w:type="pct"/>
            <w:shd w:val="clear" w:color="auto" w:fill="auto"/>
            <w:vAlign w:val="center"/>
          </w:tcPr>
          <w:p w14:paraId="5AF1D18E">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31276C95">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7452173E">
            <w:pPr>
              <w:jc w:val="center"/>
              <w:rPr>
                <w:rFonts w:hint="default" w:ascii="Times New Roman" w:hAnsi="Times New Roman" w:eastAsia="宋体" w:cs="Times New Roman"/>
                <w:kern w:val="2"/>
                <w:sz w:val="24"/>
                <w:szCs w:val="24"/>
                <w:lang w:val="en-US" w:eastAsia="zh-CN" w:bidi="ar-SA"/>
              </w:rPr>
            </w:pPr>
            <w:r>
              <w:t/>
            </w:r>
          </w:p>
        </w:tc>
      </w:tr>
      <w:tr w14:paraId="5C3D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3BE65F10">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5.9</w:t>
            </w:r>
          </w:p>
        </w:tc>
        <w:tc>
          <w:tcPr>
            <w:tcW w:w="1634" w:type="pct"/>
            <w:shd w:val="clear" w:color="auto" w:fill="auto"/>
            <w:vAlign w:val="center"/>
          </w:tcPr>
          <w:p w14:paraId="2EAF140A">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信号测试</w:t>
            </w:r>
          </w:p>
        </w:tc>
        <w:tc>
          <w:tcPr>
            <w:tcW w:w="1361" w:type="pct"/>
            <w:shd w:val="clear" w:color="auto" w:fill="auto"/>
            <w:vAlign w:val="center"/>
          </w:tcPr>
          <w:p w14:paraId="39C0F0A0">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09D65205">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6563AEC9">
            <w:pPr>
              <w:jc w:val="center"/>
              <w:rPr>
                <w:rFonts w:hint="default" w:ascii="Times New Roman" w:hAnsi="Times New Roman" w:eastAsia="宋体" w:cs="Times New Roman"/>
                <w:kern w:val="2"/>
                <w:sz w:val="24"/>
                <w:szCs w:val="24"/>
                <w:lang w:val="en-US" w:eastAsia="zh-CN" w:bidi="ar-SA"/>
              </w:rPr>
            </w:pPr>
            <w:r>
              <w:t/>
            </w:r>
          </w:p>
        </w:tc>
      </w:tr>
      <w:tr w14:paraId="455D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24E5B0C9">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5.9.1</w:t>
            </w:r>
          </w:p>
        </w:tc>
        <w:tc>
          <w:tcPr>
            <w:tcW w:w="1634" w:type="pct"/>
            <w:shd w:val="clear" w:color="auto" w:fill="auto"/>
            <w:vAlign w:val="center"/>
          </w:tcPr>
          <w:p w14:paraId="1E1C2ED9">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DI采集点信息</w:t>
            </w:r>
          </w:p>
        </w:tc>
        <w:tc>
          <w:tcPr>
            <w:tcW w:w="1361" w:type="pct"/>
            <w:shd w:val="clear" w:color="auto" w:fill="auto"/>
            <w:vAlign w:val="center"/>
          </w:tcPr>
          <w:p w14:paraId="40EE8CAA">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368E3CE5">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573738F2">
            <w:pPr>
              <w:jc w:val="center"/>
              <w:rPr>
                <w:rFonts w:hint="default" w:ascii="Times New Roman" w:hAnsi="Times New Roman" w:eastAsia="宋体" w:cs="Times New Roman"/>
                <w:kern w:val="2"/>
                <w:sz w:val="24"/>
                <w:szCs w:val="24"/>
                <w:lang w:val="en-US" w:eastAsia="zh-CN" w:bidi="ar-SA"/>
              </w:rPr>
            </w:pPr>
            <w:r>
              <w:t/>
            </w:r>
          </w:p>
        </w:tc>
      </w:tr>
      <w:tr w14:paraId="4E3F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714C2B9C">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5.9.2</w:t>
            </w:r>
          </w:p>
        </w:tc>
        <w:tc>
          <w:tcPr>
            <w:tcW w:w="1634" w:type="pct"/>
            <w:shd w:val="clear" w:color="auto" w:fill="auto"/>
            <w:vAlign w:val="center"/>
          </w:tcPr>
          <w:p w14:paraId="25D85841">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DO采集点信息</w:t>
            </w:r>
          </w:p>
        </w:tc>
        <w:tc>
          <w:tcPr>
            <w:tcW w:w="1361" w:type="pct"/>
            <w:shd w:val="clear" w:color="auto" w:fill="auto"/>
            <w:vAlign w:val="center"/>
          </w:tcPr>
          <w:p w14:paraId="678FAFA8">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3B2BCA4C">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40F98700">
            <w:pPr>
              <w:jc w:val="center"/>
              <w:rPr>
                <w:rFonts w:hint="default" w:ascii="Times New Roman" w:hAnsi="Times New Roman" w:eastAsia="宋体" w:cs="Times New Roman"/>
                <w:kern w:val="2"/>
                <w:sz w:val="24"/>
                <w:szCs w:val="24"/>
                <w:lang w:val="en-US" w:eastAsia="zh-CN" w:bidi="ar-SA"/>
              </w:rPr>
            </w:pPr>
            <w:r>
              <w:t/>
            </w:r>
          </w:p>
        </w:tc>
      </w:tr>
      <w:tr w14:paraId="11F8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344976B3">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10</w:t>
            </w:r>
          </w:p>
        </w:tc>
        <w:tc>
          <w:tcPr>
            <w:tcW w:w="1634" w:type="pct"/>
            <w:shd w:val="clear" w:color="auto" w:fill="auto"/>
            <w:vAlign w:val="center"/>
          </w:tcPr>
          <w:p w14:paraId="6AEFB4E8">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系统功能</w:t>
            </w:r>
          </w:p>
        </w:tc>
        <w:tc>
          <w:tcPr>
            <w:tcW w:w="1361" w:type="pct"/>
            <w:shd w:val="clear" w:color="auto" w:fill="auto"/>
            <w:vAlign w:val="center"/>
          </w:tcPr>
          <w:p w14:paraId="18018A9A">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68B7479C">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725D4406">
            <w:pPr>
              <w:jc w:val="center"/>
              <w:rPr>
                <w:rFonts w:hint="default" w:ascii="Times New Roman" w:hAnsi="Times New Roman" w:eastAsia="宋体" w:cs="Times New Roman"/>
                <w:kern w:val="2"/>
                <w:sz w:val="24"/>
                <w:szCs w:val="24"/>
                <w:lang w:val="en-US" w:eastAsia="zh-CN" w:bidi="ar-SA"/>
              </w:rPr>
            </w:pPr>
            <w:r>
              <w:t/>
            </w:r>
          </w:p>
        </w:tc>
      </w:tr>
      <w:tr w14:paraId="2B20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47B81E33">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10.1</w:t>
            </w:r>
          </w:p>
        </w:tc>
        <w:tc>
          <w:tcPr>
            <w:tcW w:w="1634" w:type="pct"/>
            <w:shd w:val="clear" w:color="auto" w:fill="auto"/>
            <w:vAlign w:val="center"/>
          </w:tcPr>
          <w:p w14:paraId="6DADA171">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有功功率控制功能</w:t>
            </w:r>
          </w:p>
        </w:tc>
        <w:tc>
          <w:tcPr>
            <w:tcW w:w="1361" w:type="pct"/>
            <w:shd w:val="clear" w:color="auto" w:fill="auto"/>
            <w:vAlign w:val="center"/>
          </w:tcPr>
          <w:p w14:paraId="0C746CF4">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7947A5FC">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5AD01011">
            <w:pPr>
              <w:jc w:val="center"/>
              <w:rPr>
                <w:rFonts w:hint="default" w:ascii="Times New Roman" w:hAnsi="Times New Roman" w:eastAsia="宋体" w:cs="Times New Roman"/>
                <w:kern w:val="2"/>
                <w:sz w:val="24"/>
                <w:szCs w:val="24"/>
                <w:lang w:val="en-US" w:eastAsia="zh-CN" w:bidi="ar-SA"/>
              </w:rPr>
            </w:pPr>
            <w:r>
              <w:t/>
            </w:r>
          </w:p>
        </w:tc>
      </w:tr>
      <w:tr w14:paraId="002C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72E55D84">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10.2</w:t>
            </w:r>
          </w:p>
        </w:tc>
        <w:tc>
          <w:tcPr>
            <w:tcW w:w="1634" w:type="pct"/>
            <w:shd w:val="clear" w:color="auto" w:fill="auto"/>
            <w:vAlign w:val="center"/>
          </w:tcPr>
          <w:p w14:paraId="5EEF0ED7">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噪声测试</w:t>
            </w:r>
          </w:p>
        </w:tc>
        <w:tc>
          <w:tcPr>
            <w:tcW w:w="1361" w:type="pct"/>
            <w:shd w:val="clear" w:color="auto" w:fill="auto"/>
            <w:vAlign w:val="center"/>
          </w:tcPr>
          <w:p w14:paraId="54171DE0">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3B866F03">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1A32039D">
            <w:pPr>
              <w:jc w:val="center"/>
              <w:rPr>
                <w:rFonts w:hint="default" w:ascii="Times New Roman" w:hAnsi="Times New Roman" w:eastAsia="宋体" w:cs="Times New Roman"/>
                <w:kern w:val="2"/>
                <w:sz w:val="24"/>
                <w:szCs w:val="24"/>
                <w:lang w:val="en-US" w:eastAsia="zh-CN" w:bidi="ar-SA"/>
              </w:rPr>
            </w:pPr>
            <w:r>
              <w:t/>
            </w:r>
          </w:p>
        </w:tc>
      </w:tr>
      <w:tr w14:paraId="0C6B3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3E376420">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10.3</w:t>
            </w:r>
          </w:p>
        </w:tc>
        <w:tc>
          <w:tcPr>
            <w:tcW w:w="1634" w:type="pct"/>
            <w:shd w:val="clear" w:color="auto" w:fill="auto"/>
            <w:vAlign w:val="center"/>
          </w:tcPr>
          <w:p w14:paraId="7409AD29">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lang w:val="en-US" w:eastAsia="zh-CN"/>
              </w:rPr>
              <w:t>并离网测试</w:t>
            </w:r>
          </w:p>
        </w:tc>
        <w:tc>
          <w:tcPr>
            <w:tcW w:w="1361" w:type="pct"/>
            <w:shd w:val="clear" w:color="auto" w:fill="auto"/>
            <w:vAlign w:val="center"/>
          </w:tcPr>
          <w:p w14:paraId="4E0947CB">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63477D1A">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494F6129">
            <w:pPr>
              <w:jc w:val="center"/>
              <w:rPr>
                <w:rFonts w:hint="default" w:ascii="Times New Roman" w:hAnsi="Times New Roman" w:eastAsia="宋体" w:cs="Times New Roman"/>
                <w:kern w:val="2"/>
                <w:sz w:val="24"/>
                <w:szCs w:val="24"/>
                <w:lang w:val="en-US" w:eastAsia="zh-CN" w:bidi="ar-SA"/>
              </w:rPr>
            </w:pPr>
            <w:r>
              <w:t/>
            </w:r>
          </w:p>
        </w:tc>
      </w:tr>
      <w:tr w14:paraId="2B50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1123C57B">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11</w:t>
            </w:r>
          </w:p>
        </w:tc>
        <w:tc>
          <w:tcPr>
            <w:tcW w:w="1634" w:type="pct"/>
            <w:shd w:val="clear" w:color="auto" w:fill="auto"/>
            <w:vAlign w:val="center"/>
          </w:tcPr>
          <w:p w14:paraId="429F9DD8">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容量测试</w:t>
            </w:r>
          </w:p>
        </w:tc>
        <w:tc>
          <w:tcPr>
            <w:tcW w:w="1361" w:type="pct"/>
            <w:shd w:val="clear" w:color="auto" w:fill="auto"/>
            <w:vAlign w:val="center"/>
          </w:tcPr>
          <w:p w14:paraId="15EEF0B1">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070509E0">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40971ADD">
            <w:pPr>
              <w:jc w:val="center"/>
              <w:rPr>
                <w:rFonts w:hint="default" w:ascii="Times New Roman" w:hAnsi="Times New Roman" w:eastAsia="宋体" w:cs="Times New Roman"/>
                <w:kern w:val="2"/>
                <w:sz w:val="24"/>
                <w:szCs w:val="24"/>
                <w:lang w:val="en-US" w:eastAsia="zh-CN" w:bidi="ar-SA"/>
              </w:rPr>
            </w:pPr>
            <w:r>
              <w:t/>
            </w:r>
          </w:p>
        </w:tc>
      </w:tr>
      <w:tr w14:paraId="691A8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593911E2">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w:t>
            </w:r>
            <w:r>
              <w:rPr>
                <w:rFonts w:hint="default" w:ascii="Times New Roman" w:hAnsi="Times New Roman" w:cs="Times New Roman"/>
                <w:szCs w:val="24"/>
                <w:lang w:val="en-US" w:eastAsia="zh-CN"/>
              </w:rPr>
              <w:t>12</w:t>
            </w:r>
          </w:p>
        </w:tc>
        <w:tc>
          <w:tcPr>
            <w:tcW w:w="1634" w:type="pct"/>
            <w:shd w:val="clear" w:color="auto" w:fill="auto"/>
            <w:vAlign w:val="center"/>
          </w:tcPr>
          <w:p w14:paraId="399E18A3">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温升测试</w:t>
            </w:r>
          </w:p>
        </w:tc>
        <w:tc>
          <w:tcPr>
            <w:tcW w:w="1361" w:type="pct"/>
            <w:shd w:val="clear" w:color="auto" w:fill="auto"/>
            <w:vAlign w:val="center"/>
          </w:tcPr>
          <w:p w14:paraId="210B7167">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6055311A">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01525DF6">
            <w:pPr>
              <w:jc w:val="center"/>
              <w:rPr>
                <w:rFonts w:hint="default" w:ascii="Times New Roman" w:hAnsi="Times New Roman" w:eastAsia="宋体" w:cs="Times New Roman"/>
                <w:kern w:val="2"/>
                <w:sz w:val="24"/>
                <w:szCs w:val="24"/>
                <w:lang w:val="en-US" w:eastAsia="zh-CN" w:bidi="ar-SA"/>
              </w:rPr>
            </w:pPr>
            <w:r>
              <w:t/>
            </w:r>
          </w:p>
        </w:tc>
      </w:tr>
      <w:tr w14:paraId="77B02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3" w:type="pct"/>
            <w:shd w:val="clear" w:color="auto" w:fill="auto"/>
            <w:vAlign w:val="center"/>
          </w:tcPr>
          <w:p w14:paraId="09CFCCBB">
            <w:pPr>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5.1</w:t>
            </w:r>
            <w:r>
              <w:rPr>
                <w:rFonts w:hint="default" w:ascii="Times New Roman" w:hAnsi="Times New Roman" w:cs="Times New Roman"/>
                <w:szCs w:val="24"/>
                <w:lang w:val="en-US" w:eastAsia="zh-CN"/>
              </w:rPr>
              <w:t>3</w:t>
            </w:r>
          </w:p>
        </w:tc>
        <w:tc>
          <w:tcPr>
            <w:tcW w:w="1634" w:type="pct"/>
            <w:shd w:val="clear" w:color="auto" w:fill="auto"/>
            <w:vAlign w:val="center"/>
          </w:tcPr>
          <w:p w14:paraId="787B294D">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Cs w:val="24"/>
              </w:rPr>
              <w:t>运输测试</w:t>
            </w:r>
            <w:r>
              <w:rPr>
                <w:rFonts w:hint="default" w:ascii="Times New Roman" w:hAnsi="Times New Roman" w:cs="Times New Roman"/>
                <w:szCs w:val="24"/>
              </w:rPr>
              <w:tab/>
            </w:r>
          </w:p>
        </w:tc>
        <w:tc>
          <w:tcPr>
            <w:tcW w:w="1361" w:type="pct"/>
            <w:shd w:val="clear" w:color="auto" w:fill="auto"/>
            <w:vAlign w:val="center"/>
          </w:tcPr>
          <w:p w14:paraId="71C3B2AD">
            <w:pPr>
              <w:jc w:val="left"/>
              <w:rPr>
                <w:rFonts w:hint="default" w:ascii="Times New Roman" w:hAnsi="Times New Roman" w:eastAsia="宋体" w:cs="Times New Roman"/>
                <w:kern w:val="2"/>
                <w:sz w:val="24"/>
                <w:szCs w:val="24"/>
                <w:lang w:val="en-US" w:eastAsia="zh-CN" w:bidi="ar-SA"/>
              </w:rPr>
            </w:pPr>
            <w:r>
              <w:t/>
            </w:r>
          </w:p>
        </w:tc>
        <w:tc>
          <w:tcPr>
            <w:tcW w:w="758" w:type="pct"/>
            <w:shd w:val="clear" w:color="auto" w:fill="auto"/>
            <w:vAlign w:val="center"/>
          </w:tcPr>
          <w:p w14:paraId="4595235B">
            <w:pPr>
              <w:jc w:val="center"/>
              <w:rPr>
                <w:rFonts w:hint="default" w:ascii="Times New Roman" w:hAnsi="Times New Roman" w:eastAsia="宋体" w:cs="Times New Roman"/>
                <w:kern w:val="2"/>
                <w:sz w:val="24"/>
                <w:szCs w:val="24"/>
                <w:lang w:val="en-US" w:eastAsia="zh-CN" w:bidi="ar-SA"/>
              </w:rPr>
            </w:pPr>
            <w:r>
              <w:t/>
            </w:r>
          </w:p>
        </w:tc>
        <w:tc>
          <w:tcPr>
            <w:tcW w:w="732" w:type="pct"/>
            <w:shd w:val="clear" w:color="auto" w:fill="auto"/>
            <w:vAlign w:val="center"/>
          </w:tcPr>
          <w:p w14:paraId="1FF07962">
            <w:pPr>
              <w:jc w:val="center"/>
              <w:rPr>
                <w:rFonts w:hint="default" w:ascii="Times New Roman" w:hAnsi="Times New Roman" w:eastAsia="宋体" w:cs="Times New Roman"/>
                <w:kern w:val="2"/>
                <w:sz w:val="24"/>
                <w:szCs w:val="24"/>
                <w:lang w:val="en-US" w:eastAsia="zh-CN" w:bidi="ar-SA"/>
              </w:rPr>
            </w:pPr>
            <w:r>
              <w:t/>
            </w:r>
          </w:p>
        </w:tc>
      </w:tr>
    </w:tbl>
    <w:p w14:paraId="1B3B328C">
      <w:pPr>
        <w:rPr>
          <w:rFonts w:hint="default" w:ascii="Times New Roman" w:hAnsi="Times New Roman" w:cs="Times New Roman"/>
          <w:sz w:val="28"/>
          <w:szCs w:val="28"/>
        </w:rPr>
      </w:pPr>
    </w:p>
    <w:p w14:paraId="7BF19C55">
      <w:pPr>
        <w:pStyle w:val="2"/>
        <w:rPr>
          <w:rFonts w:hint="default" w:ascii="Times New Roman" w:hAnsi="Times New Roman" w:cs="Times New Roman"/>
        </w:rPr>
        <w:sectPr>
          <w:footerReference r:id="rId5" w:type="default"/>
          <w:pgSz w:w="11906" w:h="16838"/>
          <w:pgMar w:top="1440" w:right="1800" w:bottom="1440" w:left="1800" w:header="851" w:footer="992" w:gutter="0"/>
          <w:cols w:space="720" w:num="1"/>
          <w:docGrid w:type="lines" w:linePitch="312" w:charSpace="0"/>
        </w:sectPr>
      </w:pPr>
    </w:p>
    <w:p w14:paraId="7F173AEC">
      <w:pPr>
        <w:pStyle w:val="2"/>
        <w:numPr>
          <w:ilvl w:val="0"/>
          <w:numId w:val="2"/>
        </w:numPr>
        <w:rPr>
          <w:rFonts w:hint="default" w:ascii="Times New Roman" w:hAnsi="Times New Roman" w:cs="Times New Roman"/>
          <w:sz w:val="28"/>
          <w:szCs w:val="28"/>
        </w:rPr>
      </w:pPr>
      <w:bookmarkStart w:id="25" w:name="_Toc11796"/>
      <w:r>
        <w:rPr>
          <w:rFonts w:hint="default" w:ascii="Times New Roman" w:hAnsi="Times New Roman" w:cs="Times New Roman"/>
        </w:rPr>
        <w:t>概述</w:t>
      </w:r>
      <w:bookmarkEnd w:id="25"/>
    </w:p>
    <w:p w14:paraId="744D2C9C">
      <w:pPr>
        <w:ind w:firstLine="420"/>
        <w:rPr>
          <w:rFonts w:hint="default" w:ascii="Times New Roman" w:hAnsi="Times New Roman" w:cs="Times New Roman"/>
        </w:rPr>
      </w:pPr>
      <w:r>
        <w:rPr>
          <w:rFonts w:hint="default" w:ascii="Times New Roman" w:hAnsi="Times New Roman" w:cs="Times New Roman"/>
          <w:szCs w:val="24"/>
        </w:rPr>
        <w:t>本测试方案适用于125kW/261kWh液冷户外柜储能系统，该系统由1台</w:t>
      </w:r>
      <w:r>
        <w:rPr>
          <w:rFonts w:hint="default" w:ascii="Times New Roman" w:hAnsi="Times New Roman" w:cs="Times New Roman"/>
          <w:szCs w:val="24"/>
          <w:lang w:val="en-US" w:eastAsia="zh-CN"/>
        </w:rPr>
        <w:t>125kW的PCS配合5个液冷PACK组成</w:t>
      </w:r>
      <w:r>
        <w:rPr>
          <w:rFonts w:hint="default" w:ascii="Times New Roman" w:hAnsi="Times New Roman" w:cs="Times New Roman"/>
          <w:szCs w:val="24"/>
        </w:rPr>
        <w:t>。</w:t>
      </w:r>
    </w:p>
    <w:p w14:paraId="7C778AC2">
      <w:pPr>
        <w:pStyle w:val="2"/>
        <w:numPr>
          <w:ilvl w:val="0"/>
          <w:numId w:val="2"/>
        </w:numPr>
        <w:rPr>
          <w:rFonts w:hint="default" w:ascii="Times New Roman" w:hAnsi="Times New Roman" w:cs="Times New Roman"/>
        </w:rPr>
      </w:pPr>
      <w:bookmarkStart w:id="26" w:name="_Toc20828"/>
      <w:r>
        <w:rPr>
          <w:rFonts w:hint="default" w:ascii="Times New Roman" w:hAnsi="Times New Roman" w:cs="Times New Roman"/>
        </w:rPr>
        <w:t>测试引用标准</w:t>
      </w:r>
      <w:bookmarkEnd w:id="26"/>
    </w:p>
    <w:p w14:paraId="1B3A8A16">
      <w:pPr>
        <w:jc w:val="left"/>
        <w:rPr>
          <w:rFonts w:hint="default" w:ascii="Times New Roman" w:hAnsi="Times New Roman" w:cs="Times New Roman"/>
        </w:rPr>
      </w:pPr>
      <w:r>
        <w:rPr>
          <w:rFonts w:hint="default" w:ascii="Times New Roman" w:hAnsi="Times New Roman" w:cs="Times New Roman"/>
        </w:rPr>
        <w:t>CPS-WI-ST0002-2024 《预制舱锂电池储能系统测试规范》</w:t>
      </w:r>
    </w:p>
    <w:p w14:paraId="3C5FB475">
      <w:pPr>
        <w:jc w:val="left"/>
        <w:rPr>
          <w:rFonts w:hint="default" w:ascii="Times New Roman" w:hAnsi="Times New Roman" w:cs="Times New Roman"/>
        </w:rPr>
      </w:pPr>
      <w:r>
        <w:rPr>
          <w:rFonts w:hint="default" w:ascii="Times New Roman" w:hAnsi="Times New Roman" w:cs="Times New Roman"/>
        </w:rPr>
        <w:t>GB 7251.1-20</w:t>
      </w:r>
      <w:r>
        <w:rPr>
          <w:rFonts w:hint="default" w:ascii="Times New Roman" w:hAnsi="Times New Roman" w:cs="Times New Roman"/>
          <w:lang w:val="en-US" w:eastAsia="zh-CN"/>
        </w:rPr>
        <w:t>22</w:t>
      </w:r>
      <w:r>
        <w:rPr>
          <w:rFonts w:hint="default" w:ascii="Times New Roman" w:hAnsi="Times New Roman" w:cs="Times New Roman"/>
        </w:rPr>
        <w:t xml:space="preserve"> 《低压成套开关设备和控制设备 第1部分：总则》</w:t>
      </w:r>
    </w:p>
    <w:p w14:paraId="6F284BB8">
      <w:pPr>
        <w:jc w:val="left"/>
        <w:rPr>
          <w:rFonts w:hint="default" w:ascii="Times New Roman" w:hAnsi="Times New Roman" w:cs="Times New Roman"/>
        </w:rPr>
      </w:pPr>
      <w:r>
        <w:rPr>
          <w:rFonts w:hint="default" w:ascii="Times New Roman" w:hAnsi="Times New Roman" w:cs="Times New Roman"/>
        </w:rPr>
        <w:t xml:space="preserve">GB/T 4208-2018 《外壳防护等级（IP代码）》 </w:t>
      </w:r>
    </w:p>
    <w:p w14:paraId="793C95FB">
      <w:pPr>
        <w:jc w:val="left"/>
        <w:rPr>
          <w:rFonts w:hint="default" w:ascii="Times New Roman" w:hAnsi="Times New Roman" w:cs="Times New Roman"/>
        </w:rPr>
      </w:pPr>
      <w:r>
        <w:rPr>
          <w:rFonts w:hint="default" w:ascii="Times New Roman" w:hAnsi="Times New Roman" w:cs="Times New Roman"/>
        </w:rPr>
        <w:t>GB/T 44026-2024 《预制舱式锂离子电池储能系统技术规范》</w:t>
      </w:r>
    </w:p>
    <w:p w14:paraId="68DAB9F1">
      <w:pPr>
        <w:jc w:val="left"/>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 xml:space="preserve">GB/T 36276-2023 </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电力储能用</w:t>
      </w:r>
      <w:r>
        <w:rPr>
          <w:rFonts w:hint="default" w:ascii="Times New Roman" w:hAnsi="Times New Roman" w:cs="Times New Roman"/>
          <w:highlight w:val="none"/>
        </w:rPr>
        <w:t>锂离子电池》</w:t>
      </w:r>
    </w:p>
    <w:p w14:paraId="315327C0">
      <w:pPr>
        <w:jc w:val="left"/>
        <w:rPr>
          <w:rFonts w:hint="default" w:ascii="Times New Roman" w:hAnsi="Times New Roman" w:cs="Times New Roman"/>
          <w:lang w:eastAsia="zh-CN"/>
        </w:rPr>
      </w:pPr>
      <w:r>
        <w:rPr>
          <w:rFonts w:hint="default" w:ascii="Times New Roman" w:hAnsi="Times New Roman" w:cs="Times New Roman"/>
          <w:lang w:eastAsia="zh-CN"/>
        </w:rPr>
        <w:t>《工商业125kW261kWh储能户外柜UL版仿真分析报告1118》</w:t>
      </w:r>
    </w:p>
    <w:p w14:paraId="0A390EC0">
      <w:pPr>
        <w:pStyle w:val="2"/>
        <w:numPr>
          <w:ilvl w:val="0"/>
          <w:numId w:val="2"/>
        </w:numPr>
        <w:rPr>
          <w:rFonts w:hint="default" w:ascii="Times New Roman" w:hAnsi="Times New Roman" w:cs="Times New Roman"/>
        </w:rPr>
      </w:pPr>
      <w:bookmarkStart w:id="27" w:name="_Toc29323"/>
      <w:r>
        <w:rPr>
          <w:rFonts w:hint="default" w:ascii="Times New Roman" w:hAnsi="Times New Roman" w:cs="Times New Roman"/>
        </w:rPr>
        <w:t>测试设备仪器</w:t>
      </w:r>
      <w:bookmarkEnd w:id="27"/>
      <w:bookmarkStart w:id="98" w:name="_GoBack"/>
      <w:bookmarkEnd w:id="98"/>
    </w:p>
    <w:tbl>
      <w:tblPr>
        <w:tblStyle w:val="13"/>
        <w:tblpPr w:leftFromText="180" w:rightFromText="180" w:vertAnchor="text" w:horzAnchor="page" w:tblpX="1536" w:tblpY="517"/>
        <w:tblOverlap w:val="never"/>
        <w:tblW w:w="575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2141"/>
        <w:gridCol w:w="2787"/>
        <w:gridCol w:w="2314"/>
        <w:gridCol w:w="1524"/>
      </w:tblGrid>
      <w:tr w14:paraId="4ADE3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534" w:type="pct"/>
            <w:vAlign w:val="center"/>
          </w:tcPr>
          <w:p w14:paraId="1CA71E48">
            <w:pPr>
              <w:jc w:val="center"/>
              <w:rPr>
                <w:rFonts w:hint="default" w:ascii="Times New Roman" w:hAnsi="Times New Roman" w:cs="Times New Roman"/>
                <w:szCs w:val="24"/>
              </w:rPr>
            </w:pPr>
            <w:r>
              <w:rPr>
                <w:rFonts w:hint="default" w:ascii="Times New Roman" w:hAnsi="Times New Roman" w:cs="Times New Roman"/>
                <w:szCs w:val="24"/>
              </w:rPr>
              <w:t>序号</w:t>
            </w:r>
          </w:p>
        </w:tc>
        <w:tc>
          <w:tcPr>
            <w:tcW w:w="1090" w:type="pct"/>
            <w:vAlign w:val="center"/>
          </w:tcPr>
          <w:p w14:paraId="2CE75AA5">
            <w:pPr>
              <w:jc w:val="center"/>
              <w:rPr>
                <w:rFonts w:hint="default" w:ascii="Times New Roman" w:hAnsi="Times New Roman" w:cs="Times New Roman"/>
                <w:szCs w:val="24"/>
              </w:rPr>
            </w:pPr>
            <w:r>
              <w:rPr>
                <w:rFonts w:hint="default" w:ascii="Times New Roman" w:hAnsi="Times New Roman" w:cs="Times New Roman"/>
                <w:szCs w:val="24"/>
              </w:rPr>
              <w:t>名称</w:t>
            </w:r>
          </w:p>
        </w:tc>
        <w:tc>
          <w:tcPr>
            <w:tcW w:w="1419" w:type="pct"/>
            <w:vAlign w:val="center"/>
          </w:tcPr>
          <w:p w14:paraId="333F56A3">
            <w:pPr>
              <w:jc w:val="center"/>
              <w:rPr>
                <w:rFonts w:hint="default" w:ascii="Times New Roman" w:hAnsi="Times New Roman" w:cs="Times New Roman"/>
                <w:szCs w:val="24"/>
              </w:rPr>
            </w:pPr>
            <w:r>
              <w:rPr>
                <w:rFonts w:hint="default" w:ascii="Times New Roman" w:hAnsi="Times New Roman" w:cs="Times New Roman"/>
                <w:szCs w:val="24"/>
              </w:rPr>
              <w:t>设备编号</w:t>
            </w:r>
          </w:p>
        </w:tc>
        <w:tc>
          <w:tcPr>
            <w:tcW w:w="1178" w:type="pct"/>
            <w:vAlign w:val="center"/>
          </w:tcPr>
          <w:p w14:paraId="5CF867B0">
            <w:pPr>
              <w:jc w:val="center"/>
              <w:rPr>
                <w:rFonts w:hint="default" w:ascii="Times New Roman" w:hAnsi="Times New Roman" w:cs="Times New Roman"/>
                <w:szCs w:val="24"/>
              </w:rPr>
            </w:pPr>
            <w:r>
              <w:rPr>
                <w:rFonts w:hint="default" w:ascii="Times New Roman" w:hAnsi="Times New Roman" w:cs="Times New Roman"/>
                <w:szCs w:val="24"/>
              </w:rPr>
              <w:t>规格型号</w:t>
            </w:r>
          </w:p>
        </w:tc>
        <w:tc>
          <w:tcPr>
            <w:tcW w:w="776" w:type="pct"/>
            <w:vAlign w:val="center"/>
          </w:tcPr>
          <w:p w14:paraId="4370AE02">
            <w:pPr>
              <w:jc w:val="center"/>
              <w:rPr>
                <w:rFonts w:hint="default" w:ascii="Times New Roman" w:hAnsi="Times New Roman" w:cs="Times New Roman"/>
                <w:szCs w:val="24"/>
              </w:rPr>
            </w:pPr>
            <w:r>
              <w:rPr>
                <w:rFonts w:hint="default" w:ascii="Times New Roman" w:hAnsi="Times New Roman" w:cs="Times New Roman"/>
                <w:szCs w:val="24"/>
              </w:rPr>
              <w:t>校准有效期</w:t>
            </w:r>
          </w:p>
        </w:tc>
      </w:tr>
      <w:tr w14:paraId="0943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534" w:type="pct"/>
            <w:vAlign w:val="center"/>
          </w:tcPr>
          <w:p w14:paraId="43CB7CAF">
            <w:pPr>
              <w:jc w:val="center"/>
              <w:rPr>
                <w:rFonts w:hint="default" w:ascii="Times New Roman" w:hAnsi="Times New Roman" w:cs="Times New Roman"/>
                <w:szCs w:val="24"/>
              </w:rPr>
            </w:pPr>
            <w:r>
              <w:rPr>
                <w:rFonts w:hint="default" w:ascii="Times New Roman" w:hAnsi="Times New Roman" w:cs="Times New Roman"/>
                <w:szCs w:val="24"/>
              </w:rPr>
              <w:t>1</w:t>
            </w:r>
          </w:p>
        </w:tc>
        <w:tc>
          <w:tcPr>
            <w:tcW w:w="1090" w:type="pct"/>
            <w:vAlign w:val="center"/>
          </w:tcPr>
          <w:p w14:paraId="48CAA0DF">
            <w:pPr>
              <w:tabs>
                <w:tab w:val="center" w:pos="1210"/>
              </w:tabs>
              <w:jc w:val="center"/>
              <w:rPr>
                <w:rFonts w:hint="default" w:ascii="Times New Roman" w:hAnsi="Times New Roman" w:cs="Times New Roman"/>
                <w:szCs w:val="24"/>
              </w:rPr>
            </w:pPr>
            <w:r>
              <w:rPr>
                <w:rFonts w:hint="default" w:ascii="Times New Roman" w:hAnsi="Times New Roman" w:cs="Times New Roman"/>
                <w:szCs w:val="24"/>
              </w:rPr>
              <w:t>功率分析仪</w:t>
            </w:r>
          </w:p>
        </w:tc>
        <w:tc>
          <w:tcPr>
            <w:tcW w:w="1419" w:type="pct"/>
            <w:vAlign w:val="center"/>
          </w:tcPr>
          <w:p w14:paraId="705BF17A">
            <w:pPr>
              <w:tabs>
                <w:tab w:val="center" w:pos="1344"/>
                <w:tab w:val="right" w:pos="2569"/>
              </w:tabs>
              <w:jc w:val="center"/>
              <w:rPr>
                <w:rFonts w:hint="default" w:ascii="Times New Roman" w:hAnsi="Times New Roman" w:eastAsia="宋体" w:cs="Times New Roman"/>
                <w:szCs w:val="24"/>
                <w:lang w:eastAsia="zh-CN"/>
              </w:rPr>
            </w:pPr>
            <w:r>
              <w:rPr>
                <w:rFonts w:hint="default" w:ascii="Times New Roman" w:hAnsi="Times New Roman" w:cs="Times New Roman"/>
                <w:szCs w:val="24"/>
              </w:rPr>
              <w:t>CPS-CS-06-008</w:t>
            </w:r>
          </w:p>
        </w:tc>
        <w:tc>
          <w:tcPr>
            <w:tcW w:w="1178" w:type="pct"/>
            <w:vAlign w:val="center"/>
          </w:tcPr>
          <w:p w14:paraId="44B2435E">
            <w:pPr>
              <w:jc w:val="center"/>
              <w:rPr>
                <w:rFonts w:hint="default" w:ascii="Times New Roman" w:hAnsi="Times New Roman" w:cs="Times New Roman"/>
                <w:szCs w:val="24"/>
              </w:rPr>
            </w:pPr>
            <w:r>
              <w:rPr>
                <w:rFonts w:hint="default" w:ascii="Times New Roman" w:hAnsi="Times New Roman" w:cs="Times New Roman"/>
                <w:szCs w:val="24"/>
              </w:rPr>
              <w:t>PW3390</w:t>
            </w:r>
          </w:p>
        </w:tc>
        <w:tc>
          <w:tcPr>
            <w:tcW w:w="776" w:type="pct"/>
            <w:vAlign w:val="center"/>
          </w:tcPr>
          <w:p w14:paraId="52D03F57">
            <w:pPr>
              <w:jc w:val="center"/>
              <w:rPr>
                <w:rFonts w:hint="default" w:ascii="Times New Roman" w:hAnsi="Times New Roman" w:eastAsia="宋体" w:cs="Times New Roman"/>
                <w:szCs w:val="24"/>
                <w:lang w:val="en-US" w:eastAsia="zh-CN"/>
              </w:rPr>
            </w:pPr>
            <w:r>
              <w:rPr>
                <w:rFonts w:hint="default" w:ascii="Times New Roman" w:hAnsi="Times New Roman" w:cs="Times New Roman"/>
                <w:szCs w:val="24"/>
              </w:rPr>
              <w:t>202</w:t>
            </w:r>
            <w:r>
              <w:rPr>
                <w:rFonts w:hint="default" w:ascii="Times New Roman" w:hAnsi="Times New Roman" w:cs="Times New Roman"/>
                <w:szCs w:val="24"/>
                <w:lang w:val="en-US" w:eastAsia="zh-CN"/>
              </w:rPr>
              <w:t>5</w:t>
            </w:r>
            <w:r>
              <w:rPr>
                <w:rFonts w:hint="default" w:ascii="Times New Roman" w:hAnsi="Times New Roman" w:cs="Times New Roman"/>
                <w:szCs w:val="24"/>
              </w:rPr>
              <w:t>/12/</w:t>
            </w:r>
            <w:r>
              <w:rPr>
                <w:rFonts w:hint="default" w:ascii="Times New Roman" w:hAnsi="Times New Roman" w:cs="Times New Roman"/>
                <w:szCs w:val="24"/>
                <w:lang w:val="en-US" w:eastAsia="zh-CN"/>
              </w:rPr>
              <w:t>05</w:t>
            </w:r>
          </w:p>
        </w:tc>
      </w:tr>
    </w:tbl>
    <w:p w14:paraId="212356A7">
      <w:pPr>
        <w:rPr>
          <w:rFonts w:hint="default" w:ascii="Times New Roman" w:hAnsi="Times New Roman" w:cs="Times New Roman"/>
        </w:rPr>
      </w:pPr>
      <w:r>
        <w:rPr>
          <w:rFonts w:hint="default" w:ascii="Times New Roman" w:hAnsi="Times New Roman" w:cs="Times New Roman"/>
        </w:rPr>
        <w:t>测试设备仪器如下：</w:t>
      </w:r>
    </w:p>
    <w:p w14:paraId="3E6070B0">
      <w:pPr>
        <w:pStyle w:val="2"/>
        <w:numPr>
          <w:ilvl w:val="0"/>
          <w:numId w:val="2"/>
        </w:numPr>
        <w:rPr>
          <w:rFonts w:hint="default" w:ascii="Times New Roman" w:hAnsi="Times New Roman" w:cs="Times New Roman"/>
        </w:rPr>
      </w:pPr>
      <w:bookmarkStart w:id="28" w:name="_Toc28309"/>
      <w:r>
        <w:rPr>
          <w:rFonts w:hint="default" w:ascii="Times New Roman" w:hAnsi="Times New Roman" w:cs="Times New Roman"/>
        </w:rPr>
        <w:t>样品信息</w:t>
      </w:r>
      <w:bookmarkEnd w:id="28"/>
    </w:p>
    <w:p w14:paraId="265C5A1F">
      <w:pPr>
        <w:pStyle w:val="3"/>
        <w:numPr>
          <w:ilvl w:val="1"/>
          <w:numId w:val="2"/>
        </w:numPr>
        <w:rPr>
          <w:rFonts w:hint="default" w:ascii="Times New Roman" w:hAnsi="Times New Roman" w:cs="Times New Roman"/>
        </w:rPr>
      </w:pPr>
      <w:bookmarkStart w:id="29" w:name="_Toc6564"/>
      <w:r>
        <w:rPr>
          <w:rFonts w:hint="default" w:ascii="Times New Roman" w:hAnsi="Times New Roman" w:cs="Times New Roman"/>
        </w:rPr>
        <w:t>样品标识</w:t>
      </w:r>
      <w:bookmarkEnd w:id="29"/>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5889"/>
      </w:tblGrid>
      <w:tr w14:paraId="02F2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27AFBFEA">
            <w:pPr>
              <w:jc w:val="center"/>
              <w:rPr>
                <w:rFonts w:hint="default" w:ascii="Times New Roman" w:hAnsi="Times New Roman" w:cs="Times New Roman"/>
              </w:rPr>
            </w:pPr>
            <w:r>
              <w:rPr>
                <w:rFonts w:hint="default" w:ascii="Times New Roman" w:hAnsi="Times New Roman" w:cs="Times New Roman"/>
              </w:rPr>
              <w:t>产品型号</w:t>
            </w:r>
          </w:p>
        </w:tc>
        <w:tc>
          <w:tcPr>
            <w:tcW w:w="5889" w:type="dxa"/>
          </w:tcPr>
          <w:p w14:paraId="054F660D">
            <w:pPr>
              <w:rPr>
                <w:rFonts w:hint="default" w:ascii="Times New Roman" w:hAnsi="Times New Roman" w:eastAsia="宋体" w:cs="Times New Roman"/>
                <w:lang w:val="en-US" w:eastAsia="zh-CN"/>
              </w:rPr>
            </w:pPr>
            <w:r>
              <w:t/>
            </w:r>
          </w:p>
        </w:tc>
      </w:tr>
      <w:tr w14:paraId="554FC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05BE4B9B">
            <w:pPr>
              <w:jc w:val="center"/>
              <w:rPr>
                <w:rFonts w:hint="default" w:ascii="Times New Roman" w:hAnsi="Times New Roman" w:cs="Times New Roman"/>
              </w:rPr>
            </w:pPr>
            <w:r>
              <w:rPr>
                <w:rFonts w:hint="default" w:ascii="Times New Roman" w:hAnsi="Times New Roman" w:cs="Times New Roman"/>
              </w:rPr>
              <w:t>产品序号</w:t>
            </w:r>
          </w:p>
        </w:tc>
        <w:tc>
          <w:tcPr>
            <w:tcW w:w="5889" w:type="dxa"/>
          </w:tcPr>
          <w:p w14:paraId="4DC7B4AF">
            <w:pPr>
              <w:rPr>
                <w:rFonts w:hint="default" w:ascii="Times New Roman" w:hAnsi="Times New Roman" w:eastAsia="宋体" w:cs="Times New Roman"/>
                <w:lang w:val="en-US" w:eastAsia="zh-CN"/>
              </w:rPr>
            </w:pPr>
            <w:r>
              <w:t/>
            </w:r>
          </w:p>
        </w:tc>
      </w:tr>
    </w:tbl>
    <w:p w14:paraId="5C7377B2">
      <w:pPr>
        <w:pStyle w:val="3"/>
        <w:numPr>
          <w:ilvl w:val="1"/>
          <w:numId w:val="2"/>
        </w:numPr>
        <w:rPr>
          <w:rFonts w:hint="default" w:ascii="Times New Roman" w:hAnsi="Times New Roman" w:cs="Times New Roman"/>
        </w:rPr>
      </w:pPr>
      <w:bookmarkStart w:id="30" w:name="_Toc16674"/>
      <w:r>
        <w:rPr>
          <w:rFonts w:hint="default" w:ascii="Times New Roman" w:hAnsi="Times New Roman" w:cs="Times New Roman"/>
        </w:rPr>
        <w:t>设备软件版本</w:t>
      </w:r>
      <w:bookmarkEnd w:id="30"/>
    </w:p>
    <w:tbl>
      <w:tblPr>
        <w:tblStyle w:val="14"/>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242"/>
        <w:gridCol w:w="6520"/>
      </w:tblGrid>
      <w:tr w14:paraId="263DF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22405E78">
            <w:pPr>
              <w:jc w:val="center"/>
              <w:rPr>
                <w:rFonts w:hint="default" w:ascii="Times New Roman" w:hAnsi="Times New Roman" w:cs="Times New Roman"/>
              </w:rPr>
            </w:pPr>
            <w:r>
              <w:rPr>
                <w:rFonts w:hint="default" w:ascii="Times New Roman" w:hAnsi="Times New Roman" w:cs="Times New Roman"/>
              </w:rPr>
              <w:t>序号</w:t>
            </w:r>
          </w:p>
        </w:tc>
        <w:tc>
          <w:tcPr>
            <w:tcW w:w="1242" w:type="dxa"/>
            <w:vAlign w:val="center"/>
          </w:tcPr>
          <w:p w14:paraId="7C69D927">
            <w:pPr>
              <w:jc w:val="center"/>
              <w:rPr>
                <w:rFonts w:hint="default" w:ascii="Times New Roman" w:hAnsi="Times New Roman" w:cs="Times New Roman"/>
              </w:rPr>
            </w:pPr>
            <w:r>
              <w:rPr>
                <w:rFonts w:hint="default" w:ascii="Times New Roman" w:hAnsi="Times New Roman" w:cs="Times New Roman"/>
              </w:rPr>
              <w:t>设备信息</w:t>
            </w:r>
          </w:p>
        </w:tc>
        <w:tc>
          <w:tcPr>
            <w:tcW w:w="6520" w:type="dxa"/>
            <w:vAlign w:val="center"/>
          </w:tcPr>
          <w:p w14:paraId="4906950F">
            <w:pPr>
              <w:jc w:val="center"/>
              <w:rPr>
                <w:rFonts w:hint="default" w:ascii="Times New Roman" w:hAnsi="Times New Roman" w:cs="Times New Roman"/>
              </w:rPr>
            </w:pPr>
            <w:r>
              <w:rPr>
                <w:rFonts w:hint="default" w:ascii="Times New Roman" w:hAnsi="Times New Roman" w:cs="Times New Roman"/>
              </w:rPr>
              <w:t>软件版本</w:t>
            </w:r>
          </w:p>
        </w:tc>
      </w:tr>
      <w:tr w14:paraId="3562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4CCB8D3A">
            <w:pPr>
              <w:jc w:val="center"/>
              <w:rPr>
                <w:rFonts w:hint="default" w:ascii="Times New Roman" w:hAnsi="Times New Roman" w:cs="Times New Roman"/>
              </w:rPr>
            </w:pPr>
            <w:r>
              <w:rPr>
                <w:rFonts w:hint="default" w:ascii="Times New Roman" w:hAnsi="Times New Roman" w:cs="Times New Roman"/>
              </w:rPr>
              <w:t>1</w:t>
            </w:r>
          </w:p>
        </w:tc>
        <w:tc>
          <w:tcPr>
            <w:tcW w:w="1242" w:type="dxa"/>
            <w:vAlign w:val="center"/>
          </w:tcPr>
          <w:p w14:paraId="1130126E">
            <w:pPr>
              <w:jc w:val="center"/>
              <w:rPr>
                <w:rFonts w:hint="default" w:ascii="Times New Roman" w:hAnsi="Times New Roman" w:cs="Times New Roman"/>
              </w:rPr>
            </w:pPr>
            <w:r>
              <w:rPr>
                <w:rFonts w:hint="default" w:ascii="Times New Roman" w:hAnsi="Times New Roman" w:cs="Times New Roman"/>
              </w:rPr>
              <w:t>BAU</w:t>
            </w:r>
          </w:p>
        </w:tc>
        <w:tc>
          <w:tcPr>
            <w:tcW w:w="6520" w:type="dxa"/>
          </w:tcPr>
          <w:p w14:paraId="7470DBE1">
            <w:pPr>
              <w:rPr>
                <w:rFonts w:hint="default" w:ascii="Times New Roman" w:hAnsi="Times New Roman" w:eastAsia="宋体" w:cs="Times New Roman"/>
                <w:lang w:val="en-US" w:eastAsia="zh-CN"/>
              </w:rPr>
            </w:pPr>
            <w:r>
              <w:rPr>
                <w:rFonts w:hint="default" w:ascii="Times New Roman" w:hAnsi="Times New Roman" w:cs="Times New Roman"/>
                <w:lang w:val="en-US" w:eastAsia="zh-CN"/>
              </w:rPr>
              <w:t>填写测试过程中BAU最终版本</w:t>
            </w:r>
          </w:p>
        </w:tc>
      </w:tr>
      <w:tr w14:paraId="7F68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5B7EBED7">
            <w:pPr>
              <w:jc w:val="center"/>
              <w:rPr>
                <w:rFonts w:hint="default" w:ascii="Times New Roman" w:hAnsi="Times New Roman" w:cs="Times New Roman"/>
              </w:rPr>
            </w:pPr>
            <w:r>
              <w:rPr>
                <w:rFonts w:hint="default" w:ascii="Times New Roman" w:hAnsi="Times New Roman" w:cs="Times New Roman"/>
              </w:rPr>
              <w:t>2</w:t>
            </w:r>
          </w:p>
        </w:tc>
        <w:tc>
          <w:tcPr>
            <w:tcW w:w="1242" w:type="dxa"/>
            <w:vAlign w:val="center"/>
          </w:tcPr>
          <w:p w14:paraId="0A7417C2">
            <w:pPr>
              <w:jc w:val="center"/>
              <w:rPr>
                <w:rFonts w:hint="default" w:ascii="Times New Roman" w:hAnsi="Times New Roman" w:cs="Times New Roman"/>
              </w:rPr>
            </w:pPr>
            <w:r>
              <w:rPr>
                <w:rFonts w:hint="default" w:ascii="Times New Roman" w:hAnsi="Times New Roman" w:cs="Times New Roman"/>
              </w:rPr>
              <w:t>BCU</w:t>
            </w:r>
          </w:p>
        </w:tc>
        <w:tc>
          <w:tcPr>
            <w:tcW w:w="6520" w:type="dxa"/>
          </w:tcPr>
          <w:p w14:paraId="4B7B4D96">
            <w:pPr>
              <w:tabs>
                <w:tab w:val="left" w:pos="1524"/>
              </w:tabs>
              <w:rPr>
                <w:rFonts w:hint="default" w:ascii="Times New Roman" w:hAnsi="Times New Roman" w:cs="Times New Roman"/>
              </w:rPr>
            </w:pPr>
            <w:r>
              <w:rPr>
                <w:rFonts w:hint="default" w:ascii="Times New Roman" w:hAnsi="Times New Roman" w:cs="Times New Roman"/>
                <w:lang w:val="en-US" w:eastAsia="zh-CN"/>
              </w:rPr>
              <w:t>填写测试过程中BCU最终版本</w:t>
            </w:r>
          </w:p>
        </w:tc>
      </w:tr>
      <w:tr w14:paraId="4B153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08E12BAD">
            <w:pPr>
              <w:jc w:val="center"/>
              <w:rPr>
                <w:rFonts w:hint="default" w:ascii="Times New Roman" w:hAnsi="Times New Roman" w:cs="Times New Roman"/>
              </w:rPr>
            </w:pPr>
            <w:r>
              <w:rPr>
                <w:rFonts w:hint="default" w:ascii="Times New Roman" w:hAnsi="Times New Roman" w:cs="Times New Roman"/>
              </w:rPr>
              <w:t>3</w:t>
            </w:r>
          </w:p>
        </w:tc>
        <w:tc>
          <w:tcPr>
            <w:tcW w:w="1242" w:type="dxa"/>
            <w:vAlign w:val="center"/>
          </w:tcPr>
          <w:p w14:paraId="37A309F2">
            <w:pPr>
              <w:jc w:val="center"/>
              <w:rPr>
                <w:rFonts w:hint="default" w:ascii="Times New Roman" w:hAnsi="Times New Roman" w:cs="Times New Roman"/>
              </w:rPr>
            </w:pPr>
            <w:r>
              <w:rPr>
                <w:rFonts w:hint="default" w:ascii="Times New Roman" w:hAnsi="Times New Roman" w:cs="Times New Roman"/>
              </w:rPr>
              <w:t>PCS</w:t>
            </w:r>
          </w:p>
        </w:tc>
        <w:tc>
          <w:tcPr>
            <w:tcW w:w="6520" w:type="dxa"/>
          </w:tcPr>
          <w:p w14:paraId="58C465A8">
            <w:pPr>
              <w:rPr>
                <w:rFonts w:hint="default" w:ascii="Times New Roman" w:hAnsi="Times New Roman" w:eastAsia="宋体" w:cs="Times New Roman"/>
                <w:lang w:val="en-US" w:eastAsia="zh-CN"/>
              </w:rPr>
            </w:pPr>
            <w:r>
              <w:rPr>
                <w:rFonts w:hint="default" w:ascii="Times New Roman" w:hAnsi="Times New Roman" w:cs="Times New Roman"/>
                <w:lang w:val="en-US" w:eastAsia="zh-CN"/>
              </w:rPr>
              <w:t>填写测试过程中PCS最终版本（软件版本、硬件版本）</w:t>
            </w:r>
          </w:p>
        </w:tc>
      </w:tr>
      <w:tr w14:paraId="75CD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56781E04">
            <w:pPr>
              <w:jc w:val="center"/>
              <w:rPr>
                <w:rFonts w:hint="default" w:ascii="Times New Roman" w:hAnsi="Times New Roman" w:cs="Times New Roman"/>
              </w:rPr>
            </w:pPr>
            <w:r>
              <w:rPr>
                <w:rFonts w:hint="default" w:ascii="Times New Roman" w:hAnsi="Times New Roman" w:cs="Times New Roman"/>
              </w:rPr>
              <w:t>4</w:t>
            </w:r>
          </w:p>
        </w:tc>
        <w:tc>
          <w:tcPr>
            <w:tcW w:w="1242" w:type="dxa"/>
            <w:vAlign w:val="center"/>
          </w:tcPr>
          <w:p w14:paraId="2BD81844">
            <w:pPr>
              <w:jc w:val="center"/>
              <w:rPr>
                <w:rFonts w:hint="default" w:ascii="Times New Roman" w:hAnsi="Times New Roman" w:cs="Times New Roman"/>
              </w:rPr>
            </w:pPr>
            <w:r>
              <w:rPr>
                <w:rFonts w:hint="default" w:ascii="Times New Roman" w:hAnsi="Times New Roman" w:cs="Times New Roman"/>
              </w:rPr>
              <w:t>EMS</w:t>
            </w:r>
          </w:p>
        </w:tc>
        <w:tc>
          <w:tcPr>
            <w:tcW w:w="6520" w:type="dxa"/>
          </w:tcPr>
          <w:p w14:paraId="2DB3B4AF">
            <w:pPr>
              <w:rPr>
                <w:rFonts w:hint="default" w:ascii="Times New Roman" w:hAnsi="Times New Roman" w:cs="Times New Roman"/>
              </w:rPr>
            </w:pPr>
            <w:r>
              <w:rPr>
                <w:rFonts w:hint="default" w:ascii="Times New Roman" w:hAnsi="Times New Roman" w:cs="Times New Roman"/>
                <w:lang w:val="en-US" w:eastAsia="zh-CN"/>
              </w:rPr>
              <w:t>填写测试过程中EMS最终版本（程序版本、Web版本）</w:t>
            </w:r>
          </w:p>
        </w:tc>
      </w:tr>
      <w:tr w14:paraId="3517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604B0D02">
            <w:pPr>
              <w:jc w:val="center"/>
              <w:rPr>
                <w:rFonts w:hint="default" w:ascii="Times New Roman" w:hAnsi="Times New Roman" w:eastAsia="宋体" w:cs="Times New Roman"/>
                <w:lang w:val="en-US" w:eastAsia="zh-CN"/>
              </w:rPr>
            </w:pPr>
            <w:bookmarkStart w:id="31" w:name="_Toc32275"/>
            <w:r>
              <w:rPr>
                <w:rFonts w:hint="default" w:ascii="Times New Roman" w:hAnsi="Times New Roman" w:cs="Times New Roman"/>
                <w:lang w:val="en-US" w:eastAsia="zh-CN"/>
              </w:rPr>
              <w:t>5</w:t>
            </w:r>
          </w:p>
        </w:tc>
        <w:tc>
          <w:tcPr>
            <w:tcW w:w="1242" w:type="dxa"/>
            <w:vAlign w:val="center"/>
          </w:tcPr>
          <w:p w14:paraId="0B4DC995">
            <w:pPr>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水冷机</w:t>
            </w:r>
          </w:p>
        </w:tc>
        <w:tc>
          <w:tcPr>
            <w:tcW w:w="6520" w:type="dxa"/>
          </w:tcPr>
          <w:p w14:paraId="7877B4EF">
            <w:pPr>
              <w:rPr>
                <w:rFonts w:hint="default" w:ascii="Times New Roman" w:hAnsi="Times New Roman" w:cs="Times New Roman"/>
                <w:lang w:val="en-US" w:eastAsia="zh-CN"/>
              </w:rPr>
            </w:pPr>
            <w:r>
              <w:rPr>
                <w:rFonts w:hint="default" w:ascii="Times New Roman" w:hAnsi="Times New Roman" w:cs="Times New Roman"/>
                <w:lang w:val="en-US" w:eastAsia="zh-CN"/>
              </w:rPr>
              <w:t>填写测试中稳定版本</w:t>
            </w:r>
          </w:p>
        </w:tc>
      </w:tr>
      <w:tr w14:paraId="0B2B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49865FE7">
            <w:pPr>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6</w:t>
            </w:r>
          </w:p>
        </w:tc>
        <w:tc>
          <w:tcPr>
            <w:tcW w:w="1242" w:type="dxa"/>
            <w:vAlign w:val="center"/>
          </w:tcPr>
          <w:p w14:paraId="0E52FFDD">
            <w:pPr>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除湿机</w:t>
            </w:r>
          </w:p>
        </w:tc>
        <w:tc>
          <w:tcPr>
            <w:tcW w:w="6520" w:type="dxa"/>
          </w:tcPr>
          <w:p w14:paraId="418F7546">
            <w:pPr>
              <w:rPr>
                <w:rFonts w:hint="default" w:ascii="Times New Roman" w:hAnsi="Times New Roman" w:cs="Times New Roman"/>
                <w:lang w:val="en-US" w:eastAsia="zh-CN"/>
              </w:rPr>
            </w:pPr>
            <w:r>
              <w:rPr>
                <w:rFonts w:hint="default" w:ascii="Times New Roman" w:hAnsi="Times New Roman" w:cs="Times New Roman"/>
                <w:lang w:val="en-US" w:eastAsia="zh-CN"/>
              </w:rPr>
              <w:t>填写测试中稳定版本</w:t>
            </w:r>
          </w:p>
        </w:tc>
      </w:tr>
      <w:tr w14:paraId="3C205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62B3E0AD">
            <w:pPr>
              <w:jc w:val="center"/>
              <w:rPr>
                <w:rFonts w:hint="default" w:ascii="Times New Roman" w:hAnsi="Times New Roman" w:cs="Times New Roman"/>
                <w:lang w:val="en-US" w:eastAsia="zh-CN"/>
              </w:rPr>
            </w:pPr>
            <w:r>
              <w:rPr>
                <w:rFonts w:hint="default" w:ascii="Times New Roman" w:hAnsi="Times New Roman" w:cs="Times New Roman"/>
                <w:lang w:val="en-US" w:eastAsia="zh-CN"/>
              </w:rPr>
              <w:t>7</w:t>
            </w:r>
          </w:p>
        </w:tc>
        <w:tc>
          <w:tcPr>
            <w:tcW w:w="1242" w:type="dxa"/>
            <w:vAlign w:val="center"/>
          </w:tcPr>
          <w:p w14:paraId="5A7C68A3">
            <w:pPr>
              <w:jc w:val="center"/>
              <w:rPr>
                <w:rFonts w:hint="default" w:ascii="Times New Roman" w:hAnsi="Times New Roman" w:cs="Times New Roman"/>
                <w:lang w:val="en-US" w:eastAsia="zh-CN"/>
              </w:rPr>
            </w:pPr>
            <w:r>
              <w:rPr>
                <w:rFonts w:hint="default" w:ascii="Times New Roman" w:hAnsi="Times New Roman" w:cs="Times New Roman"/>
                <w:lang w:val="en-US" w:eastAsia="zh-CN"/>
              </w:rPr>
              <w:t>空调</w:t>
            </w:r>
          </w:p>
        </w:tc>
        <w:tc>
          <w:tcPr>
            <w:tcW w:w="6520" w:type="dxa"/>
          </w:tcPr>
          <w:p w14:paraId="0928C42F">
            <w:pPr>
              <w:rPr>
                <w:rFonts w:hint="default" w:ascii="Times New Roman" w:hAnsi="Times New Roman" w:cs="Times New Roman"/>
                <w:lang w:val="en-US" w:eastAsia="zh-CN"/>
              </w:rPr>
            </w:pPr>
            <w:r>
              <w:rPr>
                <w:rFonts w:hint="default" w:ascii="Times New Roman" w:hAnsi="Times New Roman" w:cs="Times New Roman"/>
                <w:lang w:val="en-US" w:eastAsia="zh-CN"/>
              </w:rPr>
              <w:t>填写测试中稳定版本</w:t>
            </w:r>
          </w:p>
        </w:tc>
      </w:tr>
      <w:tr w14:paraId="29AD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33BA7BE8">
            <w:pPr>
              <w:jc w:val="center"/>
              <w:rPr>
                <w:rFonts w:hint="default" w:ascii="Times New Roman" w:hAnsi="Times New Roman" w:cs="Times New Roman"/>
                <w:lang w:val="en-US" w:eastAsia="zh-CN"/>
              </w:rPr>
            </w:pPr>
            <w:r>
              <w:rPr>
                <w:rFonts w:hint="default" w:ascii="Times New Roman" w:hAnsi="Times New Roman" w:cs="Times New Roman"/>
                <w:lang w:val="en-US" w:eastAsia="zh-CN"/>
              </w:rPr>
              <w:t>8</w:t>
            </w:r>
          </w:p>
        </w:tc>
        <w:tc>
          <w:tcPr>
            <w:tcW w:w="1242" w:type="dxa"/>
            <w:vAlign w:val="center"/>
          </w:tcPr>
          <w:p w14:paraId="670B41F4">
            <w:pPr>
              <w:jc w:val="center"/>
              <w:rPr>
                <w:rFonts w:hint="default" w:ascii="Times New Roman" w:hAnsi="Times New Roman" w:cs="Times New Roman"/>
                <w:lang w:val="en-US" w:eastAsia="zh-CN"/>
              </w:rPr>
            </w:pPr>
            <w:r>
              <w:rPr>
                <w:rFonts w:hint="default" w:ascii="Times New Roman" w:hAnsi="Times New Roman" w:cs="Times New Roman"/>
                <w:lang w:val="en-US" w:eastAsia="zh-CN"/>
              </w:rPr>
              <w:t>IO模块</w:t>
            </w:r>
          </w:p>
        </w:tc>
        <w:tc>
          <w:tcPr>
            <w:tcW w:w="6520" w:type="dxa"/>
          </w:tcPr>
          <w:p w14:paraId="5014113F">
            <w:pPr>
              <w:rPr>
                <w:rFonts w:hint="default" w:ascii="Times New Roman" w:hAnsi="Times New Roman" w:cs="Times New Roman"/>
                <w:lang w:val="en-US" w:eastAsia="zh-CN"/>
              </w:rPr>
            </w:pPr>
            <w:r>
              <w:rPr>
                <w:rFonts w:hint="default" w:ascii="Times New Roman" w:hAnsi="Times New Roman" w:cs="Times New Roman"/>
                <w:lang w:val="en-US" w:eastAsia="zh-CN"/>
              </w:rPr>
              <w:t>填写测试中稳定版本</w:t>
            </w:r>
          </w:p>
        </w:tc>
      </w:tr>
    </w:tbl>
    <w:p w14:paraId="7ECFD00F">
      <w:pPr>
        <w:pStyle w:val="3"/>
        <w:numPr>
          <w:ilvl w:val="1"/>
          <w:numId w:val="2"/>
        </w:numPr>
        <w:rPr>
          <w:rFonts w:hint="default" w:ascii="Times New Roman" w:hAnsi="Times New Roman" w:cs="Times New Roman"/>
        </w:rPr>
      </w:pPr>
      <w:r>
        <w:rPr>
          <w:rFonts w:hint="default" w:ascii="Times New Roman" w:hAnsi="Times New Roman" w:cs="Times New Roman"/>
          <w:lang w:val="en-US" w:eastAsia="zh-CN"/>
        </w:rPr>
        <w:t>样品</w:t>
      </w:r>
      <w:r>
        <w:rPr>
          <w:rFonts w:hint="default" w:ascii="Times New Roman" w:hAnsi="Times New Roman" w:cs="Times New Roman"/>
        </w:rPr>
        <w:t>照片</w:t>
      </w:r>
      <w:bookmarkEnd w:id="31"/>
    </w:p>
    <w:p w14:paraId="5D25AAD3">
      <w:pPr>
        <w:rPr>
          <w:rFonts w:hint="default" w:ascii="Times New Roman" w:hAnsi="Times New Roman" w:eastAsia="宋体" w:cs="Times New Roman"/>
          <w:lang w:val="en-US" w:eastAsia="zh-CN"/>
        </w:rPr>
      </w:pPr>
      <w:r>
        <w:rPr>
          <w:rFonts w:hint="default" w:ascii="Times New Roman" w:hAnsi="Times New Roman" w:cs="Times New Roman"/>
          <w:lang w:val="en-US" w:eastAsia="zh-CN"/>
        </w:rPr>
        <w:t>至少包含正面关门整体、正面开门整体</w:t>
      </w:r>
      <w:ins w:id="0" w:author="罗涛" w:date="2025-03-10T17:42:44Z">
        <w:r>
          <w:rPr>
            <w:rFonts w:hint="default" w:ascii="Times New Roman" w:hAnsi="Times New Roman" w:cs="Times New Roman"/>
            <w:lang w:val="en-US" w:eastAsia="zh-CN"/>
          </w:rPr>
          <w:t>、</w:t>
        </w:r>
      </w:ins>
      <w:ins w:id="1" w:author="罗涛" w:date="2025-03-10T17:43:40Z">
        <w:r>
          <w:rPr>
            <w:rFonts w:hint="default" w:ascii="Times New Roman" w:hAnsi="Times New Roman" w:cs="Times New Roman"/>
            <w:lang w:val="en-US" w:eastAsia="zh-CN"/>
          </w:rPr>
          <w:t>两张</w:t>
        </w:r>
      </w:ins>
      <w:ins w:id="2" w:author="罗涛" w:date="2025-03-10T17:43:33Z">
        <w:r>
          <w:rPr>
            <w:rFonts w:hint="default" w:ascii="Times New Roman" w:hAnsi="Times New Roman" w:cs="Times New Roman"/>
            <w:lang w:val="en-US" w:eastAsia="zh-CN"/>
          </w:rPr>
          <w:t>对角</w:t>
        </w:r>
      </w:ins>
      <w:ins w:id="3" w:author="罗涛" w:date="2025-03-10T17:42:45Z">
        <w:r>
          <w:rPr>
            <w:rFonts w:hint="default" w:ascii="Times New Roman" w:hAnsi="Times New Roman" w:cs="Times New Roman"/>
            <w:lang w:val="en-US" w:eastAsia="zh-CN"/>
          </w:rPr>
          <w:t>45</w:t>
        </w:r>
      </w:ins>
      <w:ins w:id="4" w:author="罗涛" w:date="2025-03-10T17:42:55Z">
        <w:r>
          <w:rPr>
            <w:rFonts w:hint="default" w:ascii="Times New Roman" w:hAnsi="Times New Roman" w:cs="Times New Roman"/>
            <w:lang w:val="en-US" w:eastAsia="zh-CN"/>
          </w:rPr>
          <w:t>°</w:t>
        </w:r>
      </w:ins>
      <w:ins w:id="5" w:author="罗涛" w:date="2025-03-10T17:42:59Z">
        <w:r>
          <w:rPr>
            <w:rFonts w:hint="default" w:ascii="Times New Roman" w:hAnsi="Times New Roman" w:cs="Times New Roman"/>
            <w:lang w:val="en-US" w:eastAsia="zh-CN"/>
          </w:rPr>
          <w:t>角</w:t>
        </w:r>
      </w:ins>
      <w:ins w:id="6" w:author="罗涛" w:date="2025-03-10T17:42:50Z">
        <w:r>
          <w:rPr>
            <w:rFonts w:hint="default" w:ascii="Times New Roman" w:hAnsi="Times New Roman" w:cs="Times New Roman"/>
            <w:lang w:val="en-US" w:eastAsia="zh-CN"/>
          </w:rPr>
          <w:t>照片</w:t>
        </w:r>
      </w:ins>
    </w:p>
    <w:p w14:paraId="6405DB0D">
      <w:pPr>
        <w:pStyle w:val="3"/>
        <w:numPr>
          <w:ilvl w:val="1"/>
          <w:numId w:val="2"/>
        </w:numPr>
        <w:rPr>
          <w:rFonts w:hint="default" w:ascii="Times New Roman" w:hAnsi="Times New Roman" w:cs="Times New Roman"/>
          <w:lang w:val="en-US"/>
        </w:rPr>
      </w:pPr>
      <w:bookmarkStart w:id="32" w:name="_Toc25777"/>
      <w:r>
        <w:rPr>
          <w:rFonts w:hint="default" w:ascii="Times New Roman" w:hAnsi="Times New Roman" w:cs="Times New Roman"/>
          <w:lang w:val="en-US" w:eastAsia="zh-CN"/>
        </w:rPr>
        <w:t>样品尺寸</w:t>
      </w:r>
      <w:bookmarkEnd w:id="32"/>
      <w:ins w:id="7" w:author="蓝色星期三" w:date="2025-03-11T02:29:46Z">
        <w:r>
          <w:rPr>
            <w:rFonts w:hint="default" w:ascii="Times New Roman" w:hAnsi="Times New Roman" w:cs="Times New Roman"/>
            <w:lang w:val="en-US" w:eastAsia="zh-CN"/>
          </w:rPr>
          <w:t>及</w:t>
        </w:r>
      </w:ins>
      <w:ins w:id="8" w:author="罗涛" w:date="2025-03-10T17:43:57Z">
        <w:r>
          <w:rPr>
            <w:rFonts w:hint="default" w:ascii="Times New Roman" w:hAnsi="Times New Roman" w:cs="Times New Roman"/>
            <w:lang w:val="en-US" w:eastAsia="zh-CN"/>
          </w:rPr>
          <w:t>重量</w:t>
        </w:r>
      </w:ins>
    </w:p>
    <w:p w14:paraId="00CA445F">
      <w:pPr>
        <w:ind w:firstLine="480" w:firstLineChars="200"/>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包含长度、深度（宽度）、高度</w:t>
      </w:r>
      <w:ins w:id="9" w:author="罗涛" w:date="2025-03-10T17:43:59Z">
        <w:r>
          <w:rPr>
            <w:rFonts w:hint="default" w:ascii="Times New Roman" w:hAnsi="Times New Roman" w:cs="Times New Roman"/>
            <w:szCs w:val="24"/>
            <w:lang w:val="en-US" w:eastAsia="zh-CN"/>
          </w:rPr>
          <w:t>、</w:t>
        </w:r>
      </w:ins>
      <w:ins w:id="10" w:author="罗涛" w:date="2025-03-10T17:44:01Z">
        <w:r>
          <w:rPr>
            <w:rFonts w:hint="default" w:ascii="Times New Roman" w:hAnsi="Times New Roman" w:cs="Times New Roman"/>
            <w:szCs w:val="24"/>
            <w:lang w:val="en-US" w:eastAsia="zh-CN"/>
          </w:rPr>
          <w:t>重量</w:t>
        </w:r>
      </w:ins>
    </w:p>
    <w:p w14:paraId="350BD7F4">
      <w:pPr>
        <w:pStyle w:val="2"/>
        <w:numPr>
          <w:ilvl w:val="0"/>
          <w:numId w:val="2"/>
        </w:numPr>
        <w:rPr>
          <w:rFonts w:hint="default" w:ascii="Times New Roman" w:hAnsi="Times New Roman" w:cs="Times New Roman"/>
        </w:rPr>
      </w:pPr>
      <w:bookmarkStart w:id="33" w:name="_Toc29044"/>
      <w:r>
        <w:rPr>
          <w:rFonts w:hint="default" w:ascii="Times New Roman" w:hAnsi="Times New Roman" w:cs="Times New Roman"/>
        </w:rPr>
        <w:t>测试项目</w:t>
      </w:r>
      <w:bookmarkEnd w:id="33"/>
    </w:p>
    <w:p w14:paraId="0A1163A3">
      <w:pPr>
        <w:pStyle w:val="3"/>
        <w:numPr>
          <w:ilvl w:val="1"/>
          <w:numId w:val="2"/>
        </w:numPr>
        <w:rPr>
          <w:rFonts w:hint="default" w:ascii="Times New Roman" w:hAnsi="Times New Roman" w:cs="Times New Roman"/>
        </w:rPr>
      </w:pPr>
      <w:bookmarkStart w:id="34" w:name="_Toc32392"/>
      <w:bookmarkStart w:id="35" w:name="_外观检查"/>
      <w:r>
        <w:rPr>
          <w:rFonts w:hint="default" w:ascii="Times New Roman" w:hAnsi="Times New Roman" w:cs="Times New Roman"/>
        </w:rPr>
        <w:t>外观检查</w:t>
      </w:r>
      <w:bookmarkEnd w:id="34"/>
    </w:p>
    <w:bookmarkEnd w:id="35"/>
    <w:p w14:paraId="5393D389">
      <w:pPr>
        <w:rPr>
          <w:rFonts w:hint="default" w:ascii="Times New Roman" w:hAnsi="Times New Roman" w:cs="Times New Roman"/>
          <w:b/>
        </w:rPr>
      </w:pPr>
      <w:r>
        <w:rPr>
          <w:rFonts w:hint="default" w:ascii="Times New Roman" w:hAnsi="Times New Roman" w:cs="Times New Roman"/>
          <w:b/>
        </w:rPr>
        <w:t>测试标准</w:t>
      </w:r>
    </w:p>
    <w:p w14:paraId="1F86CA00">
      <w:pPr>
        <w:ind w:firstLine="480" w:firstLineChars="200"/>
        <w:rPr>
          <w:rFonts w:hint="default" w:ascii="Times New Roman" w:hAnsi="Times New Roman" w:cs="Times New Roman"/>
          <w:szCs w:val="24"/>
        </w:rPr>
      </w:pPr>
      <w:r>
        <w:rPr>
          <w:rFonts w:hint="default" w:ascii="Times New Roman" w:hAnsi="Times New Roman" w:cs="Times New Roman"/>
          <w:szCs w:val="24"/>
        </w:rPr>
        <w:t xml:space="preserve">预制舱式储能系统的外观检查在良好光线条件下按照下列步骤进行： </w:t>
      </w:r>
    </w:p>
    <w:p w14:paraId="09C877E3">
      <w:pPr>
        <w:numPr>
          <w:ilvl w:val="0"/>
          <w:numId w:val="3"/>
        </w:numPr>
        <w:rPr>
          <w:rFonts w:hint="default" w:ascii="Times New Roman" w:hAnsi="Times New Roman" w:cs="Times New Roman"/>
          <w:szCs w:val="24"/>
        </w:rPr>
      </w:pPr>
      <w:r>
        <w:rPr>
          <w:rFonts w:hint="default" w:ascii="Times New Roman" w:hAnsi="Times New Roman" w:cs="Times New Roman"/>
          <w:szCs w:val="24"/>
        </w:rPr>
        <w:t>检查外观的</w:t>
      </w:r>
      <w:r>
        <w:rPr>
          <w:rFonts w:hint="default" w:ascii="Times New Roman" w:hAnsi="Times New Roman" w:cs="Times New Roman"/>
          <w:szCs w:val="24"/>
          <w:lang w:val="en-US" w:eastAsia="zh-CN"/>
        </w:rPr>
        <w:t>尺寸、</w:t>
      </w:r>
      <w:r>
        <w:rPr>
          <w:rFonts w:hint="default" w:ascii="Times New Roman" w:hAnsi="Times New Roman" w:cs="Times New Roman"/>
          <w:szCs w:val="24"/>
        </w:rPr>
        <w:t xml:space="preserve">形变、剥落、锈蚀及裂痕现象； </w:t>
      </w:r>
    </w:p>
    <w:p w14:paraId="631D7A98">
      <w:pPr>
        <w:numPr>
          <w:ilvl w:val="0"/>
          <w:numId w:val="3"/>
        </w:numPr>
        <w:rPr>
          <w:rFonts w:hint="default" w:ascii="Times New Roman" w:hAnsi="Times New Roman" w:cs="Times New Roman"/>
          <w:szCs w:val="24"/>
        </w:rPr>
      </w:pPr>
      <w:r>
        <w:rPr>
          <w:rFonts w:hint="default" w:ascii="Times New Roman" w:hAnsi="Times New Roman" w:cs="Times New Roman"/>
          <w:szCs w:val="24"/>
        </w:rPr>
        <w:t xml:space="preserve">检查柜门、开关的灵活性； </w:t>
      </w:r>
    </w:p>
    <w:p w14:paraId="2CA62A85">
      <w:pPr>
        <w:numPr>
          <w:ilvl w:val="0"/>
          <w:numId w:val="3"/>
        </w:numPr>
        <w:rPr>
          <w:rFonts w:hint="default" w:ascii="Times New Roman" w:hAnsi="Times New Roman" w:cs="Times New Roman"/>
          <w:szCs w:val="24"/>
        </w:rPr>
      </w:pPr>
      <w:r>
        <w:rPr>
          <w:rFonts w:hint="default" w:ascii="Times New Roman" w:hAnsi="Times New Roman" w:cs="Times New Roman"/>
          <w:szCs w:val="24"/>
        </w:rPr>
        <w:t>检查铭牌、标志和标记的完整性和清晰度。</w:t>
      </w:r>
    </w:p>
    <w:p w14:paraId="13D9838F">
      <w:pPr>
        <w:rPr>
          <w:rFonts w:hint="default" w:ascii="Times New Roman" w:hAnsi="Times New Roman" w:cs="Times New Roman"/>
          <w:szCs w:val="24"/>
        </w:rPr>
      </w:pPr>
      <w:r>
        <w:rPr>
          <w:rFonts w:hint="default" w:ascii="Times New Roman" w:hAnsi="Times New Roman" w:cs="Times New Roman"/>
          <w:b/>
          <w:bCs/>
          <w:szCs w:val="24"/>
        </w:rPr>
        <w:t>测试结果</w:t>
      </w:r>
    </w:p>
    <w:tbl>
      <w:tblPr>
        <w:tblStyle w:val="13"/>
        <w:tblW w:w="513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6"/>
        <w:gridCol w:w="1334"/>
        <w:gridCol w:w="3564"/>
        <w:gridCol w:w="1147"/>
        <w:gridCol w:w="1205"/>
      </w:tblGrid>
      <w:tr w14:paraId="4147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506" w:type="dxa"/>
            <w:vAlign w:val="center"/>
          </w:tcPr>
          <w:p w14:paraId="5B58B4D2">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序号</w:t>
            </w:r>
          </w:p>
        </w:tc>
        <w:tc>
          <w:tcPr>
            <w:tcW w:w="1334" w:type="dxa"/>
            <w:vAlign w:val="center"/>
          </w:tcPr>
          <w:p w14:paraId="11CC935A">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检测项目</w:t>
            </w:r>
          </w:p>
        </w:tc>
        <w:tc>
          <w:tcPr>
            <w:tcW w:w="3564" w:type="dxa"/>
            <w:vAlign w:val="center"/>
          </w:tcPr>
          <w:p w14:paraId="564DCFE2">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验收标准</w:t>
            </w:r>
          </w:p>
        </w:tc>
        <w:tc>
          <w:tcPr>
            <w:tcW w:w="2352" w:type="dxa"/>
            <w:gridSpan w:val="2"/>
            <w:vAlign w:val="center"/>
          </w:tcPr>
          <w:p w14:paraId="5245E5B2">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检查结论</w:t>
            </w:r>
          </w:p>
        </w:tc>
      </w:tr>
      <w:tr w14:paraId="7AF2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06" w:type="dxa"/>
            <w:vAlign w:val="center"/>
          </w:tcPr>
          <w:p w14:paraId="3BA4750D">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334" w:type="dxa"/>
            <w:vAlign w:val="center"/>
          </w:tcPr>
          <w:p w14:paraId="09F0EA88">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标志测试</w:t>
            </w:r>
          </w:p>
        </w:tc>
        <w:tc>
          <w:tcPr>
            <w:tcW w:w="3564" w:type="dxa"/>
            <w:vAlign w:val="center"/>
          </w:tcPr>
          <w:p w14:paraId="74B16C3E">
            <w:pPr>
              <w:numPr>
                <w:ilvl w:val="0"/>
                <w:numId w:val="4"/>
              </w:numPr>
              <w:spacing w:line="240" w:lineRule="auto"/>
              <w:rPr>
                <w:rFonts w:hint="default" w:ascii="Times New Roman" w:hAnsi="Times New Roman" w:cs="Times New Roman"/>
                <w:sz w:val="21"/>
                <w:szCs w:val="21"/>
              </w:rPr>
            </w:pPr>
            <w:r>
              <w:rPr>
                <w:rFonts w:hint="default" w:ascii="Times New Roman" w:hAnsi="Times New Roman" w:cs="Times New Roman"/>
                <w:sz w:val="21"/>
                <w:szCs w:val="21"/>
              </w:rPr>
              <w:t>铭牌、公司标志和警告标示内容正确、完整、清晰，符合产品标准；</w:t>
            </w:r>
          </w:p>
          <w:p w14:paraId="5CAC4B51">
            <w:pPr>
              <w:numPr>
                <w:ilvl w:val="0"/>
                <w:numId w:val="4"/>
              </w:numPr>
              <w:spacing w:line="240" w:lineRule="auto"/>
              <w:rPr>
                <w:rFonts w:hint="default" w:ascii="Times New Roman" w:hAnsi="Times New Roman" w:cs="Times New Roman"/>
                <w:sz w:val="21"/>
                <w:szCs w:val="21"/>
              </w:rPr>
            </w:pPr>
            <w:r>
              <w:rPr>
                <w:rFonts w:hint="default" w:ascii="Times New Roman" w:hAnsi="Times New Roman" w:cs="Times New Roman"/>
                <w:sz w:val="21"/>
                <w:szCs w:val="21"/>
              </w:rPr>
              <w:t>接地标志符号清晰，接地装置接触表面应无油漆、锈蚀。</w:t>
            </w:r>
          </w:p>
        </w:tc>
        <w:tc>
          <w:tcPr>
            <w:tcW w:w="1147" w:type="dxa"/>
            <w:vAlign w:val="center"/>
          </w:tcPr>
          <w:p w14:paraId="59A617F5">
            <w:pPr>
              <w:spacing w:line="240" w:lineRule="auto"/>
              <w:jc w:val="center"/>
              <w:rPr>
                <w:rFonts w:hint="default" w:ascii="Times New Roman" w:hAnsi="Times New Roman" w:cs="Times New Roman"/>
                <w:color w:val="000000"/>
                <w:kern w:val="0"/>
                <w:sz w:val="21"/>
                <w:szCs w:val="21"/>
              </w:rPr>
            </w:pPr>
            <w:r>
              <w:rPr>
                <w:rFonts w:hint="default" w:ascii="Times New Roman" w:hAnsi="Times New Roman" w:cs="Times New Roman"/>
                <w:kern w:val="0"/>
                <w:sz w:val="21"/>
                <w:szCs w:val="21"/>
              </w:rPr>
              <w:t>合格</w:t>
            </w:r>
            <w:r>
              <w:rPr>
                <w:rFonts w:hint="default" w:ascii="Times New Roman" w:hAnsi="Times New Roman" w:cs="Times New Roman"/>
                <w:color w:val="000000"/>
                <w:kern w:val="0"/>
                <w:sz w:val="21"/>
                <w:szCs w:val="21"/>
              </w:rPr>
              <w:sym w:font="Wingdings 2" w:char="00A3"/>
            </w:r>
          </w:p>
        </w:tc>
        <w:tc>
          <w:tcPr>
            <w:tcW w:w="1205" w:type="dxa"/>
            <w:vAlign w:val="center"/>
          </w:tcPr>
          <w:p w14:paraId="038A4D77">
            <w:pPr>
              <w:spacing w:line="240" w:lineRule="auto"/>
              <w:jc w:val="center"/>
              <w:rPr>
                <w:rFonts w:hint="default" w:ascii="Times New Roman" w:hAnsi="Times New Roman" w:cs="Times New Roman"/>
                <w:color w:val="000000"/>
                <w:kern w:val="0"/>
                <w:sz w:val="21"/>
                <w:szCs w:val="21"/>
              </w:rPr>
            </w:pPr>
            <w:r>
              <w:rPr>
                <w:rFonts w:hint="default" w:ascii="Times New Roman" w:hAnsi="Times New Roman" w:cs="Times New Roman"/>
                <w:kern w:val="0"/>
                <w:sz w:val="21"/>
                <w:szCs w:val="21"/>
              </w:rPr>
              <w:t>不合格</w:t>
            </w:r>
            <w:r>
              <w:rPr>
                <w:rFonts w:hint="default" w:ascii="Times New Roman" w:hAnsi="Times New Roman" w:cs="Times New Roman"/>
                <w:color w:val="000000"/>
                <w:kern w:val="0"/>
                <w:sz w:val="21"/>
                <w:szCs w:val="21"/>
              </w:rPr>
              <w:t>□</w:t>
            </w:r>
          </w:p>
        </w:tc>
      </w:tr>
      <w:tr w14:paraId="1D31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506" w:type="dxa"/>
            <w:vAlign w:val="center"/>
          </w:tcPr>
          <w:p w14:paraId="65B2B495">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334" w:type="dxa"/>
            <w:vAlign w:val="center"/>
          </w:tcPr>
          <w:p w14:paraId="0ECDB45A">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柜门测试</w:t>
            </w:r>
          </w:p>
        </w:tc>
        <w:tc>
          <w:tcPr>
            <w:tcW w:w="3564" w:type="dxa"/>
            <w:vAlign w:val="center"/>
          </w:tcPr>
          <w:p w14:paraId="314EF29D">
            <w:pPr>
              <w:numPr>
                <w:ilvl w:val="0"/>
                <w:numId w:val="5"/>
              </w:numPr>
              <w:spacing w:line="240" w:lineRule="auto"/>
              <w:rPr>
                <w:rFonts w:hint="default" w:ascii="Times New Roman" w:hAnsi="Times New Roman" w:cs="Times New Roman"/>
                <w:sz w:val="21"/>
                <w:szCs w:val="21"/>
              </w:rPr>
            </w:pPr>
            <w:r>
              <w:rPr>
                <w:rFonts w:hint="default" w:ascii="Times New Roman" w:hAnsi="Times New Roman" w:cs="Times New Roman"/>
                <w:sz w:val="21"/>
                <w:szCs w:val="21"/>
              </w:rPr>
              <w:t>箱门/柜门的开闭应灵活、顺畅，开启角度不小于90°；</w:t>
            </w:r>
          </w:p>
          <w:p w14:paraId="4F9FF923">
            <w:pPr>
              <w:numPr>
                <w:ilvl w:val="0"/>
                <w:numId w:val="5"/>
              </w:numPr>
              <w:spacing w:line="240" w:lineRule="auto"/>
              <w:rPr>
                <w:rFonts w:hint="default" w:ascii="Times New Roman" w:hAnsi="Times New Roman" w:cs="Times New Roman"/>
                <w:sz w:val="21"/>
                <w:szCs w:val="21"/>
              </w:rPr>
            </w:pPr>
            <w:r>
              <w:rPr>
                <w:rFonts w:hint="default" w:ascii="Times New Roman" w:hAnsi="Times New Roman" w:cs="Times New Roman"/>
                <w:sz w:val="21"/>
                <w:szCs w:val="21"/>
              </w:rPr>
              <w:t>箱门/柜门开闭过程中，不应损坏涂覆层，保证密封，门四周防护条应平整，无脱胶缩卷，门开闭五次后锁好，其移动量不超过2mm，门板垂直度符合设计要求；</w:t>
            </w:r>
          </w:p>
          <w:p w14:paraId="091672AC">
            <w:pPr>
              <w:numPr>
                <w:ilvl w:val="0"/>
                <w:numId w:val="5"/>
              </w:numPr>
              <w:spacing w:line="240" w:lineRule="auto"/>
              <w:rPr>
                <w:rFonts w:hint="default" w:ascii="Times New Roman" w:hAnsi="Times New Roman" w:cs="Times New Roman"/>
                <w:sz w:val="21"/>
                <w:szCs w:val="21"/>
              </w:rPr>
            </w:pPr>
            <w:r>
              <w:rPr>
                <w:rFonts w:hint="default" w:ascii="Times New Roman" w:hAnsi="Times New Roman" w:cs="Times New Roman"/>
                <w:sz w:val="21"/>
                <w:szCs w:val="21"/>
              </w:rPr>
              <w:t>关门后，门及通风窗四周应紧密吻合，无光透入；</w:t>
            </w:r>
          </w:p>
        </w:tc>
        <w:tc>
          <w:tcPr>
            <w:tcW w:w="1147" w:type="dxa"/>
            <w:vAlign w:val="center"/>
          </w:tcPr>
          <w:p w14:paraId="19F2A72F">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合格</w:t>
            </w:r>
            <w:r>
              <w:rPr>
                <w:rFonts w:hint="default" w:ascii="Times New Roman" w:hAnsi="Times New Roman" w:cs="Times New Roman"/>
                <w:color w:val="000000"/>
                <w:kern w:val="0"/>
                <w:sz w:val="21"/>
                <w:szCs w:val="21"/>
              </w:rPr>
              <w:sym w:font="Wingdings 2" w:char="00A3"/>
            </w:r>
          </w:p>
        </w:tc>
        <w:tc>
          <w:tcPr>
            <w:tcW w:w="1205" w:type="dxa"/>
            <w:vAlign w:val="center"/>
          </w:tcPr>
          <w:p w14:paraId="4EA71FD2">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不合格</w:t>
            </w:r>
            <w:r>
              <w:rPr>
                <w:rFonts w:hint="default" w:ascii="Times New Roman" w:hAnsi="Times New Roman" w:cs="Times New Roman"/>
                <w:color w:val="000000"/>
                <w:kern w:val="0"/>
                <w:sz w:val="21"/>
                <w:szCs w:val="21"/>
              </w:rPr>
              <w:t>□</w:t>
            </w:r>
          </w:p>
        </w:tc>
      </w:tr>
      <w:tr w14:paraId="1535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6" w:type="dxa"/>
            <w:vAlign w:val="center"/>
          </w:tcPr>
          <w:p w14:paraId="1886ED2A">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334" w:type="dxa"/>
            <w:vAlign w:val="center"/>
          </w:tcPr>
          <w:p w14:paraId="481C52C6">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柜体内部检查</w:t>
            </w:r>
          </w:p>
        </w:tc>
        <w:tc>
          <w:tcPr>
            <w:tcW w:w="3564" w:type="dxa"/>
            <w:vAlign w:val="center"/>
          </w:tcPr>
          <w:p w14:paraId="3F4C800C">
            <w:pPr>
              <w:numPr>
                <w:ilvl w:val="0"/>
                <w:numId w:val="6"/>
              </w:numPr>
              <w:spacing w:line="240" w:lineRule="auto"/>
              <w:rPr>
                <w:rFonts w:hint="default" w:ascii="Times New Roman" w:hAnsi="Times New Roman" w:cs="Times New Roman"/>
                <w:sz w:val="21"/>
                <w:szCs w:val="21"/>
              </w:rPr>
            </w:pPr>
            <w:r>
              <w:rPr>
                <w:rFonts w:hint="default" w:ascii="Times New Roman" w:hAnsi="Times New Roman" w:cs="Times New Roman"/>
                <w:sz w:val="21"/>
                <w:szCs w:val="21"/>
              </w:rPr>
              <w:t>柜体内、外表面涂覆均匀，无针孔、气泡、流挂、漏底等现象，距1米处目测不到划痕、污渍和修整的痕迹，柜内清洁，不应有线头、扎带、铁铜屑等杂物；</w:t>
            </w:r>
          </w:p>
          <w:p w14:paraId="11E36E7E">
            <w:pPr>
              <w:numPr>
                <w:ilvl w:val="0"/>
                <w:numId w:val="6"/>
              </w:numPr>
              <w:spacing w:line="240" w:lineRule="auto"/>
              <w:rPr>
                <w:rFonts w:hint="default" w:ascii="Times New Roman" w:hAnsi="Times New Roman" w:cs="Times New Roman"/>
                <w:sz w:val="21"/>
                <w:szCs w:val="21"/>
              </w:rPr>
            </w:pPr>
            <w:r>
              <w:rPr>
                <w:rFonts w:hint="default" w:ascii="Times New Roman" w:hAnsi="Times New Roman" w:cs="Times New Roman"/>
                <w:sz w:val="21"/>
                <w:szCs w:val="21"/>
              </w:rPr>
              <w:t>柜体内部重要元器件及铜排和元件镀层均匀光洁，附着力良好，无锈蚀现象；</w:t>
            </w:r>
          </w:p>
        </w:tc>
        <w:tc>
          <w:tcPr>
            <w:tcW w:w="1147" w:type="dxa"/>
            <w:vAlign w:val="center"/>
          </w:tcPr>
          <w:p w14:paraId="1C2BC479">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合格</w:t>
            </w:r>
            <w:r>
              <w:rPr>
                <w:rFonts w:hint="default" w:ascii="Times New Roman" w:hAnsi="Times New Roman" w:cs="Times New Roman"/>
                <w:color w:val="000000"/>
                <w:kern w:val="0"/>
                <w:sz w:val="21"/>
                <w:szCs w:val="21"/>
              </w:rPr>
              <w:sym w:font="Wingdings 2" w:char="00A3"/>
            </w:r>
          </w:p>
        </w:tc>
        <w:tc>
          <w:tcPr>
            <w:tcW w:w="1205" w:type="dxa"/>
            <w:vAlign w:val="center"/>
          </w:tcPr>
          <w:p w14:paraId="54B4F713">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不合格</w:t>
            </w:r>
            <w:r>
              <w:rPr>
                <w:rFonts w:hint="default" w:ascii="Times New Roman" w:hAnsi="Times New Roman" w:cs="Times New Roman"/>
                <w:color w:val="000000"/>
                <w:kern w:val="0"/>
                <w:sz w:val="21"/>
                <w:szCs w:val="21"/>
              </w:rPr>
              <w:t>□</w:t>
            </w:r>
          </w:p>
        </w:tc>
      </w:tr>
      <w:tr w14:paraId="1B9C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1506" w:type="dxa"/>
            <w:vAlign w:val="center"/>
          </w:tcPr>
          <w:p w14:paraId="6E6AEACC">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334" w:type="dxa"/>
            <w:vAlign w:val="center"/>
          </w:tcPr>
          <w:p w14:paraId="1EE1327D">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防尘滤网检查</w:t>
            </w:r>
          </w:p>
        </w:tc>
        <w:tc>
          <w:tcPr>
            <w:tcW w:w="3564" w:type="dxa"/>
            <w:vAlign w:val="center"/>
          </w:tcPr>
          <w:p w14:paraId="15B88832">
            <w:pPr>
              <w:spacing w:line="240" w:lineRule="auto"/>
              <w:rPr>
                <w:rFonts w:hint="default" w:ascii="Times New Roman" w:hAnsi="Times New Roman" w:cs="Times New Roman"/>
                <w:sz w:val="21"/>
                <w:szCs w:val="21"/>
              </w:rPr>
            </w:pPr>
            <w:r>
              <w:rPr>
                <w:rFonts w:hint="default" w:ascii="Times New Roman" w:hAnsi="Times New Roman" w:cs="Times New Roman"/>
                <w:sz w:val="21"/>
                <w:szCs w:val="21"/>
              </w:rPr>
              <w:t>防尘过滤网应安装平整、无松动、抽出与放入应顺畅，无卡阻现象（注意防尘网进风面位置）。</w:t>
            </w:r>
          </w:p>
        </w:tc>
        <w:tc>
          <w:tcPr>
            <w:tcW w:w="1147" w:type="dxa"/>
            <w:vAlign w:val="center"/>
          </w:tcPr>
          <w:p w14:paraId="26690054">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合格</w:t>
            </w:r>
            <w:r>
              <w:rPr>
                <w:rFonts w:hint="default" w:ascii="Times New Roman" w:hAnsi="Times New Roman" w:cs="Times New Roman"/>
                <w:color w:val="000000"/>
                <w:kern w:val="0"/>
                <w:sz w:val="21"/>
                <w:szCs w:val="21"/>
              </w:rPr>
              <w:sym w:font="Wingdings 2" w:char="00A3"/>
            </w:r>
          </w:p>
        </w:tc>
        <w:tc>
          <w:tcPr>
            <w:tcW w:w="1205" w:type="dxa"/>
            <w:vAlign w:val="center"/>
          </w:tcPr>
          <w:p w14:paraId="0F1EF404">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不合格</w:t>
            </w:r>
            <w:r>
              <w:rPr>
                <w:rFonts w:hint="default" w:ascii="Times New Roman" w:hAnsi="Times New Roman" w:cs="Times New Roman"/>
                <w:color w:val="000000"/>
                <w:kern w:val="0"/>
                <w:sz w:val="21"/>
                <w:szCs w:val="21"/>
              </w:rPr>
              <w:t>□</w:t>
            </w:r>
          </w:p>
        </w:tc>
      </w:tr>
      <w:tr w14:paraId="55CE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6" w:type="dxa"/>
            <w:vAlign w:val="center"/>
          </w:tcPr>
          <w:p w14:paraId="340E46AD">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334" w:type="dxa"/>
            <w:vAlign w:val="center"/>
          </w:tcPr>
          <w:p w14:paraId="7A848D33">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标准检查</w:t>
            </w:r>
          </w:p>
        </w:tc>
        <w:tc>
          <w:tcPr>
            <w:tcW w:w="3564" w:type="dxa"/>
            <w:vAlign w:val="center"/>
          </w:tcPr>
          <w:p w14:paraId="07D5D7A6">
            <w:pPr>
              <w:spacing w:line="240" w:lineRule="auto"/>
              <w:rPr>
                <w:rFonts w:hint="default" w:ascii="Times New Roman" w:hAnsi="Times New Roman" w:cs="Times New Roman"/>
                <w:sz w:val="21"/>
                <w:szCs w:val="21"/>
              </w:rPr>
            </w:pPr>
            <w:r>
              <w:rPr>
                <w:rFonts w:hint="default" w:ascii="Times New Roman" w:hAnsi="Times New Roman" w:cs="Times New Roman"/>
                <w:sz w:val="21"/>
                <w:szCs w:val="21"/>
              </w:rPr>
              <w:t>结构设施、一次方案等应符合技术要求，柜内电气元件型号规格及安装位置应符合设计要求和工艺要求，强制认证的元件应具有认证标志。</w:t>
            </w:r>
          </w:p>
        </w:tc>
        <w:tc>
          <w:tcPr>
            <w:tcW w:w="1147" w:type="dxa"/>
            <w:vAlign w:val="center"/>
          </w:tcPr>
          <w:p w14:paraId="211CCD5E">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合格</w:t>
            </w:r>
            <w:r>
              <w:rPr>
                <w:rFonts w:hint="default" w:ascii="Times New Roman" w:hAnsi="Times New Roman" w:cs="Times New Roman"/>
                <w:color w:val="000000"/>
                <w:kern w:val="0"/>
                <w:sz w:val="21"/>
                <w:szCs w:val="21"/>
              </w:rPr>
              <w:sym w:font="Wingdings 2" w:char="00A3"/>
            </w:r>
          </w:p>
        </w:tc>
        <w:tc>
          <w:tcPr>
            <w:tcW w:w="1205" w:type="dxa"/>
            <w:vAlign w:val="center"/>
          </w:tcPr>
          <w:p w14:paraId="491DE84D">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不合格</w:t>
            </w:r>
            <w:r>
              <w:rPr>
                <w:rFonts w:hint="default" w:ascii="Times New Roman" w:hAnsi="Times New Roman" w:cs="Times New Roman"/>
                <w:color w:val="000000"/>
                <w:kern w:val="0"/>
                <w:sz w:val="21"/>
                <w:szCs w:val="21"/>
              </w:rPr>
              <w:t>□</w:t>
            </w:r>
          </w:p>
        </w:tc>
      </w:tr>
    </w:tbl>
    <w:p w14:paraId="54DE2478">
      <w:pPr>
        <w:pStyle w:val="3"/>
        <w:numPr>
          <w:ilvl w:val="1"/>
          <w:numId w:val="2"/>
        </w:numPr>
        <w:rPr>
          <w:rFonts w:hint="default" w:ascii="Times New Roman" w:hAnsi="Times New Roman" w:cs="Times New Roman"/>
        </w:rPr>
      </w:pPr>
      <w:bookmarkStart w:id="36" w:name="_Toc7588"/>
      <w:bookmarkStart w:id="37" w:name="_接线正确性检查"/>
      <w:r>
        <w:rPr>
          <w:rFonts w:hint="default" w:ascii="Times New Roman" w:hAnsi="Times New Roman" w:cs="Times New Roman"/>
        </w:rPr>
        <w:t>接线正确性检查</w:t>
      </w:r>
      <w:bookmarkEnd w:id="36"/>
    </w:p>
    <w:bookmarkEnd w:id="37"/>
    <w:tbl>
      <w:tblPr>
        <w:tblStyle w:val="13"/>
        <w:tblW w:w="513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6"/>
        <w:gridCol w:w="1334"/>
        <w:gridCol w:w="3564"/>
        <w:gridCol w:w="1147"/>
        <w:gridCol w:w="1205"/>
      </w:tblGrid>
      <w:tr w14:paraId="7006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506" w:type="dxa"/>
            <w:vAlign w:val="center"/>
          </w:tcPr>
          <w:p w14:paraId="0CF9BA97">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序号</w:t>
            </w:r>
          </w:p>
        </w:tc>
        <w:tc>
          <w:tcPr>
            <w:tcW w:w="1334" w:type="dxa"/>
            <w:vAlign w:val="center"/>
          </w:tcPr>
          <w:p w14:paraId="765FA1A2">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检测项目</w:t>
            </w:r>
          </w:p>
        </w:tc>
        <w:tc>
          <w:tcPr>
            <w:tcW w:w="3564" w:type="dxa"/>
            <w:vAlign w:val="center"/>
          </w:tcPr>
          <w:p w14:paraId="2BC61E50">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验收标准</w:t>
            </w:r>
          </w:p>
        </w:tc>
        <w:tc>
          <w:tcPr>
            <w:tcW w:w="2352" w:type="dxa"/>
            <w:gridSpan w:val="2"/>
            <w:vAlign w:val="center"/>
          </w:tcPr>
          <w:p w14:paraId="595447B3">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检查结论</w:t>
            </w:r>
          </w:p>
        </w:tc>
      </w:tr>
      <w:tr w14:paraId="7DBB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jc w:val="center"/>
        </w:trPr>
        <w:tc>
          <w:tcPr>
            <w:tcW w:w="1506" w:type="dxa"/>
            <w:vAlign w:val="center"/>
          </w:tcPr>
          <w:p w14:paraId="7B6950A5">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334" w:type="dxa"/>
            <w:vAlign w:val="center"/>
          </w:tcPr>
          <w:p w14:paraId="7043AC55">
            <w:pPr>
              <w:spacing w:line="240" w:lineRule="auto"/>
              <w:jc w:val="left"/>
              <w:rPr>
                <w:rFonts w:hint="default" w:ascii="Times New Roman" w:hAnsi="Times New Roman" w:cs="Times New Roman"/>
                <w:sz w:val="21"/>
                <w:szCs w:val="21"/>
              </w:rPr>
            </w:pPr>
            <w:r>
              <w:rPr>
                <w:rFonts w:hint="default" w:ascii="Times New Roman" w:hAnsi="Times New Roman" w:cs="Times New Roman"/>
                <w:sz w:val="21"/>
                <w:szCs w:val="21"/>
              </w:rPr>
              <w:t>电池模组间的连接</w:t>
            </w:r>
          </w:p>
        </w:tc>
        <w:tc>
          <w:tcPr>
            <w:tcW w:w="3564" w:type="dxa"/>
            <w:vAlign w:val="center"/>
          </w:tcPr>
          <w:p w14:paraId="581A2E24">
            <w:pPr>
              <w:spacing w:line="240" w:lineRule="auto"/>
              <w:jc w:val="left"/>
              <w:rPr>
                <w:rFonts w:hint="default" w:ascii="Times New Roman" w:hAnsi="Times New Roman" w:cs="Times New Roman"/>
                <w:sz w:val="21"/>
                <w:szCs w:val="21"/>
              </w:rPr>
            </w:pPr>
            <w:r>
              <w:rPr>
                <w:rFonts w:hint="default" w:ascii="Times New Roman" w:hAnsi="Times New Roman" w:cs="Times New Roman"/>
                <w:sz w:val="21"/>
                <w:szCs w:val="21"/>
              </w:rPr>
              <w:t>接插件连接，应按压紧致，且卡扣回弹到位，螺母连接应紧固，并检查连接线束的极性是否正确。</w:t>
            </w:r>
          </w:p>
        </w:tc>
        <w:tc>
          <w:tcPr>
            <w:tcW w:w="1147" w:type="dxa"/>
            <w:vAlign w:val="center"/>
          </w:tcPr>
          <w:p w14:paraId="43203FC4">
            <w:pPr>
              <w:spacing w:line="240" w:lineRule="auto"/>
              <w:jc w:val="center"/>
              <w:rPr>
                <w:rFonts w:hint="default" w:ascii="Times New Roman" w:hAnsi="Times New Roman" w:cs="Times New Roman"/>
                <w:color w:val="000000"/>
                <w:kern w:val="0"/>
                <w:sz w:val="21"/>
                <w:szCs w:val="21"/>
              </w:rPr>
            </w:pPr>
            <w:r>
              <w:rPr>
                <w:rFonts w:hint="default" w:ascii="Times New Roman" w:hAnsi="Times New Roman" w:cs="Times New Roman"/>
                <w:kern w:val="0"/>
                <w:sz w:val="21"/>
                <w:szCs w:val="21"/>
              </w:rPr>
              <w:t>合格</w:t>
            </w:r>
            <w:r>
              <w:rPr>
                <w:rFonts w:hint="default" w:ascii="Times New Roman" w:hAnsi="Times New Roman" w:cs="Times New Roman"/>
                <w:color w:val="000000"/>
                <w:kern w:val="0"/>
                <w:sz w:val="21"/>
                <w:szCs w:val="21"/>
              </w:rPr>
              <w:sym w:font="Wingdings 2" w:char="00A3"/>
            </w:r>
          </w:p>
        </w:tc>
        <w:tc>
          <w:tcPr>
            <w:tcW w:w="1205" w:type="dxa"/>
            <w:vAlign w:val="center"/>
          </w:tcPr>
          <w:p w14:paraId="63B0C593">
            <w:pPr>
              <w:spacing w:line="240" w:lineRule="auto"/>
              <w:jc w:val="center"/>
              <w:rPr>
                <w:rFonts w:hint="default" w:ascii="Times New Roman" w:hAnsi="Times New Roman" w:cs="Times New Roman"/>
                <w:color w:val="000000"/>
                <w:kern w:val="0"/>
                <w:sz w:val="21"/>
                <w:szCs w:val="21"/>
              </w:rPr>
            </w:pPr>
            <w:r>
              <w:rPr>
                <w:rFonts w:hint="default" w:ascii="Times New Roman" w:hAnsi="Times New Roman" w:cs="Times New Roman"/>
                <w:kern w:val="0"/>
                <w:sz w:val="21"/>
                <w:szCs w:val="21"/>
              </w:rPr>
              <w:t>不合格</w:t>
            </w:r>
            <w:r>
              <w:rPr>
                <w:rFonts w:hint="default" w:ascii="Times New Roman" w:hAnsi="Times New Roman" w:cs="Times New Roman"/>
                <w:color w:val="000000"/>
                <w:kern w:val="0"/>
                <w:sz w:val="21"/>
                <w:szCs w:val="21"/>
              </w:rPr>
              <w:t>□</w:t>
            </w:r>
          </w:p>
        </w:tc>
      </w:tr>
      <w:tr w14:paraId="6AD45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506" w:type="dxa"/>
            <w:vAlign w:val="center"/>
          </w:tcPr>
          <w:p w14:paraId="18D3821F">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334" w:type="dxa"/>
            <w:vAlign w:val="center"/>
          </w:tcPr>
          <w:p w14:paraId="5DBAA517">
            <w:pPr>
              <w:rPr>
                <w:rFonts w:hint="default" w:ascii="Times New Roman" w:hAnsi="Times New Roman" w:cs="Times New Roman"/>
                <w:sz w:val="21"/>
                <w:szCs w:val="21"/>
              </w:rPr>
            </w:pPr>
            <w:bookmarkStart w:id="38" w:name="_Toc24068"/>
            <w:r>
              <w:rPr>
                <w:rFonts w:hint="default" w:ascii="Times New Roman" w:hAnsi="Times New Roman" w:cs="Times New Roman"/>
                <w:sz w:val="21"/>
                <w:szCs w:val="21"/>
              </w:rPr>
              <w:t>PCS和电池模组的连接</w:t>
            </w:r>
            <w:bookmarkEnd w:id="38"/>
          </w:p>
        </w:tc>
        <w:tc>
          <w:tcPr>
            <w:tcW w:w="3564" w:type="dxa"/>
            <w:vAlign w:val="center"/>
          </w:tcPr>
          <w:p w14:paraId="63FD7708">
            <w:pPr>
              <w:spacing w:line="240" w:lineRule="auto"/>
              <w:jc w:val="left"/>
              <w:rPr>
                <w:rFonts w:hint="default" w:ascii="Times New Roman" w:hAnsi="Times New Roman" w:cs="Times New Roman"/>
                <w:sz w:val="21"/>
                <w:szCs w:val="21"/>
              </w:rPr>
            </w:pPr>
            <w:r>
              <w:rPr>
                <w:rFonts w:hint="default" w:ascii="Times New Roman" w:hAnsi="Times New Roman" w:cs="Times New Roman"/>
                <w:sz w:val="21"/>
                <w:szCs w:val="21"/>
              </w:rPr>
              <w:t>接插件连接，应按压紧致，且卡扣回弹到位，螺母连接应紧固，并保证PCS和电池模组的极性标识一致。</w:t>
            </w:r>
          </w:p>
        </w:tc>
        <w:tc>
          <w:tcPr>
            <w:tcW w:w="1147" w:type="dxa"/>
            <w:vAlign w:val="center"/>
          </w:tcPr>
          <w:p w14:paraId="29F7363C">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合格</w:t>
            </w:r>
            <w:r>
              <w:rPr>
                <w:rFonts w:hint="default" w:ascii="Times New Roman" w:hAnsi="Times New Roman" w:cs="Times New Roman"/>
                <w:color w:val="000000"/>
                <w:kern w:val="0"/>
                <w:sz w:val="21"/>
                <w:szCs w:val="21"/>
              </w:rPr>
              <w:sym w:font="Wingdings 2" w:char="00A3"/>
            </w:r>
          </w:p>
        </w:tc>
        <w:tc>
          <w:tcPr>
            <w:tcW w:w="1205" w:type="dxa"/>
            <w:vAlign w:val="center"/>
          </w:tcPr>
          <w:p w14:paraId="641030EA">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不合格</w:t>
            </w:r>
            <w:r>
              <w:rPr>
                <w:rFonts w:hint="default" w:ascii="Times New Roman" w:hAnsi="Times New Roman" w:cs="Times New Roman"/>
                <w:color w:val="000000"/>
                <w:kern w:val="0"/>
                <w:sz w:val="21"/>
                <w:szCs w:val="21"/>
              </w:rPr>
              <w:t>□</w:t>
            </w:r>
          </w:p>
        </w:tc>
      </w:tr>
      <w:tr w14:paraId="535F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6" w:type="dxa"/>
            <w:vAlign w:val="center"/>
          </w:tcPr>
          <w:p w14:paraId="42C0EDC9">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334" w:type="dxa"/>
            <w:vAlign w:val="center"/>
          </w:tcPr>
          <w:p w14:paraId="5EE9C33D">
            <w:pPr>
              <w:spacing w:line="240" w:lineRule="auto"/>
              <w:jc w:val="center"/>
              <w:rPr>
                <w:rFonts w:hint="default" w:ascii="Times New Roman" w:hAnsi="Times New Roman" w:cs="Times New Roman"/>
                <w:sz w:val="21"/>
                <w:szCs w:val="21"/>
              </w:rPr>
            </w:pPr>
            <w:bookmarkStart w:id="39" w:name="_Toc26066"/>
            <w:r>
              <w:rPr>
                <w:rFonts w:hint="default" w:ascii="Times New Roman" w:hAnsi="Times New Roman" w:cs="Times New Roman"/>
                <w:sz w:val="21"/>
                <w:szCs w:val="21"/>
              </w:rPr>
              <w:t>柜体间控制回路的连接</w:t>
            </w:r>
            <w:bookmarkEnd w:id="39"/>
          </w:p>
        </w:tc>
        <w:tc>
          <w:tcPr>
            <w:tcW w:w="3564" w:type="dxa"/>
            <w:vAlign w:val="center"/>
          </w:tcPr>
          <w:p w14:paraId="632B09BF">
            <w:pPr>
              <w:spacing w:line="240" w:lineRule="auto"/>
              <w:jc w:val="left"/>
              <w:rPr>
                <w:rFonts w:hint="default" w:ascii="Times New Roman" w:hAnsi="Times New Roman" w:cs="Times New Roman"/>
                <w:sz w:val="21"/>
                <w:szCs w:val="21"/>
              </w:rPr>
            </w:pPr>
            <w:r>
              <w:rPr>
                <w:rFonts w:hint="default" w:ascii="Times New Roman" w:hAnsi="Times New Roman" w:cs="Times New Roman"/>
                <w:sz w:val="21"/>
                <w:szCs w:val="21"/>
              </w:rPr>
              <w:t>照“布线表”核对各柜之间的线缆是否敷设正确，端子上接线应与图纸一致。特别注意交流电相色正确，电线颜色A(</w:t>
            </w:r>
            <w:r>
              <w:rPr>
                <w:rFonts w:hint="default" w:ascii="Times New Roman" w:hAnsi="Times New Roman" w:cs="Times New Roman"/>
                <w:sz w:val="21"/>
                <w:szCs w:val="21"/>
                <w:lang w:val="en-US" w:eastAsia="zh-CN"/>
              </w:rPr>
              <w:t>黑</w:t>
            </w:r>
            <w:r>
              <w:rPr>
                <w:rFonts w:hint="default" w:ascii="Times New Roman" w:hAnsi="Times New Roman" w:cs="Times New Roman"/>
                <w:sz w:val="21"/>
                <w:szCs w:val="21"/>
              </w:rPr>
              <w:t>)、B（</w:t>
            </w:r>
            <w:r>
              <w:rPr>
                <w:rFonts w:hint="default" w:ascii="Times New Roman" w:hAnsi="Times New Roman" w:cs="Times New Roman"/>
                <w:sz w:val="21"/>
                <w:szCs w:val="21"/>
                <w:lang w:val="en-US" w:eastAsia="zh-CN"/>
              </w:rPr>
              <w:t>红</w:t>
            </w:r>
            <w:r>
              <w:rPr>
                <w:rFonts w:hint="default" w:ascii="Times New Roman" w:hAnsi="Times New Roman" w:cs="Times New Roman"/>
                <w:sz w:val="21"/>
                <w:szCs w:val="21"/>
              </w:rPr>
              <w:t>）、C（蓝）、PE(黄绿)，如电缆（线）颜色未达到要求，必须在线两端套相应颜色的热缩套管来标色，通讯线必须使用带屏蔽层的线缆。</w:t>
            </w:r>
          </w:p>
        </w:tc>
        <w:tc>
          <w:tcPr>
            <w:tcW w:w="1147" w:type="dxa"/>
            <w:vAlign w:val="center"/>
          </w:tcPr>
          <w:p w14:paraId="230F9002">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合格</w:t>
            </w:r>
            <w:r>
              <w:rPr>
                <w:rFonts w:hint="default" w:ascii="Times New Roman" w:hAnsi="Times New Roman" w:cs="Times New Roman"/>
                <w:color w:val="000000"/>
                <w:kern w:val="0"/>
                <w:sz w:val="21"/>
                <w:szCs w:val="21"/>
              </w:rPr>
              <w:sym w:font="Wingdings 2" w:char="00A3"/>
            </w:r>
          </w:p>
        </w:tc>
        <w:tc>
          <w:tcPr>
            <w:tcW w:w="1205" w:type="dxa"/>
            <w:vAlign w:val="center"/>
          </w:tcPr>
          <w:p w14:paraId="559F03AC">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不合格</w:t>
            </w:r>
            <w:r>
              <w:rPr>
                <w:rFonts w:hint="default" w:ascii="Times New Roman" w:hAnsi="Times New Roman" w:cs="Times New Roman"/>
                <w:color w:val="000000"/>
                <w:kern w:val="0"/>
                <w:sz w:val="21"/>
                <w:szCs w:val="21"/>
              </w:rPr>
              <w:t>□</w:t>
            </w:r>
          </w:p>
        </w:tc>
      </w:tr>
    </w:tbl>
    <w:p w14:paraId="7E01CFEB">
      <w:pPr>
        <w:pStyle w:val="3"/>
        <w:numPr>
          <w:ilvl w:val="1"/>
          <w:numId w:val="2"/>
        </w:numPr>
        <w:rPr>
          <w:rFonts w:hint="default" w:ascii="Times New Roman" w:hAnsi="Times New Roman" w:cs="Times New Roman"/>
        </w:rPr>
      </w:pPr>
      <w:bookmarkStart w:id="40" w:name="_Toc3064"/>
      <w:bookmarkStart w:id="41" w:name="_Toc27994"/>
      <w:bookmarkStart w:id="42" w:name="_接地连续性试验"/>
      <w:r>
        <w:rPr>
          <w:rFonts w:hint="default" w:ascii="Times New Roman" w:hAnsi="Times New Roman" w:cs="Times New Roman"/>
        </w:rPr>
        <w:t>机柜强度测试</w:t>
      </w:r>
      <w:bookmarkEnd w:id="40"/>
    </w:p>
    <w:p w14:paraId="745525DA">
      <w:pPr>
        <w:pStyle w:val="3"/>
        <w:numPr>
          <w:ilvl w:val="2"/>
          <w:numId w:val="2"/>
        </w:numPr>
        <w:rPr>
          <w:rFonts w:hint="default" w:ascii="Times New Roman" w:hAnsi="Times New Roman" w:cs="Times New Roman"/>
          <w:sz w:val="24"/>
          <w:szCs w:val="24"/>
        </w:rPr>
      </w:pPr>
      <w:bookmarkStart w:id="43" w:name="_Toc16882"/>
      <w:bookmarkStart w:id="44" w:name="_满载静置"/>
      <w:r>
        <w:rPr>
          <w:rFonts w:hint="default" w:ascii="Times New Roman" w:hAnsi="Times New Roman" w:cs="Times New Roman"/>
          <w:sz w:val="24"/>
          <w:szCs w:val="24"/>
        </w:rPr>
        <w:t>满载静置</w:t>
      </w:r>
      <w:bookmarkEnd w:id="43"/>
    </w:p>
    <w:bookmarkEnd w:id="44"/>
    <w:p w14:paraId="4D7DAAB7">
      <w:pPr>
        <w:rPr>
          <w:rFonts w:hint="default" w:ascii="Times New Roman" w:hAnsi="Times New Roman" w:cs="Times New Roman"/>
          <w:szCs w:val="24"/>
        </w:rPr>
      </w:pPr>
      <w:r>
        <w:rPr>
          <w:rFonts w:hint="default" w:ascii="Times New Roman" w:hAnsi="Times New Roman" w:cs="Times New Roman"/>
          <w:b/>
          <w:szCs w:val="24"/>
        </w:rPr>
        <w:t>测试标准</w:t>
      </w:r>
    </w:p>
    <w:p w14:paraId="431B9E52">
      <w:pPr>
        <w:numPr>
          <w:ilvl w:val="0"/>
          <w:numId w:val="7"/>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将柜体放置在水平地面上； </w:t>
      </w:r>
    </w:p>
    <w:p w14:paraId="6079506F">
      <w:pPr>
        <w:numPr>
          <w:ilvl w:val="0"/>
          <w:numId w:val="7"/>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静置24 h以上； </w:t>
      </w:r>
    </w:p>
    <w:p w14:paraId="2CD07BAC">
      <w:pPr>
        <w:numPr>
          <w:ilvl w:val="0"/>
          <w:numId w:val="7"/>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检查并记录舱门是否开关正常；  </w:t>
      </w:r>
    </w:p>
    <w:p w14:paraId="5C69EEF7">
      <w:pPr>
        <w:numPr>
          <w:ilvl w:val="0"/>
          <w:numId w:val="7"/>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检查并记录预制舱与电池支架涂层是否出现开裂、脱落等现象。</w:t>
      </w:r>
    </w:p>
    <w:p w14:paraId="1C0487F8">
      <w:pPr>
        <w:rPr>
          <w:rFonts w:hint="default" w:ascii="Times New Roman" w:hAnsi="Times New Roman" w:cs="Times New Roman"/>
          <w:b/>
          <w:szCs w:val="24"/>
        </w:rPr>
      </w:pPr>
      <w:r>
        <w:rPr>
          <w:rFonts w:hint="default" w:ascii="Times New Roman" w:hAnsi="Times New Roman" w:cs="Times New Roman"/>
          <w:b/>
          <w:szCs w:val="24"/>
        </w:rPr>
        <w:t>测试照片</w:t>
      </w:r>
    </w:p>
    <w:p w14:paraId="700584AB">
      <w:pPr>
        <w:ind w:firstLine="480" w:firstLineChars="200"/>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至少包含开门照片</w:t>
      </w:r>
    </w:p>
    <w:p w14:paraId="163F48DF">
      <w:pPr>
        <w:rPr>
          <w:rFonts w:hint="default" w:ascii="Times New Roman" w:hAnsi="Times New Roman" w:cs="Times New Roman"/>
          <w:b/>
          <w:szCs w:val="28"/>
        </w:rPr>
      </w:pPr>
      <w:r>
        <w:rPr>
          <w:rFonts w:hint="default" w:ascii="Times New Roman" w:hAnsi="Times New Roman" w:cs="Times New Roman"/>
          <w:b/>
          <w:szCs w:val="28"/>
        </w:rPr>
        <w:t>测试结论</w:t>
      </w:r>
    </w:p>
    <w:p w14:paraId="6A2F6A72">
      <w:pPr>
        <w:ind w:firstLine="420"/>
        <w:rPr>
          <w:rFonts w:hint="default" w:ascii="Times New Roman" w:hAnsi="Times New Roman" w:eastAsia="宋体" w:cs="Times New Roman"/>
          <w:lang w:val="en-US" w:eastAsia="zh-CN"/>
        </w:rPr>
      </w:pPr>
      <w:r>
        <w:rPr>
          <w:rFonts w:hint="default" w:ascii="Times New Roman" w:hAnsi="Times New Roman" w:cs="Times New Roman"/>
          <w:lang w:val="en-US" w:eastAsia="zh-CN"/>
        </w:rPr>
        <w:t>无问题Pass，存在异常现象NG</w:t>
      </w:r>
    </w:p>
    <w:p w14:paraId="686323B3">
      <w:pPr>
        <w:pStyle w:val="3"/>
        <w:numPr>
          <w:ilvl w:val="2"/>
          <w:numId w:val="2"/>
        </w:numPr>
        <w:rPr>
          <w:rFonts w:hint="default" w:ascii="Times New Roman" w:hAnsi="Times New Roman" w:cs="Times New Roman"/>
          <w:sz w:val="24"/>
          <w:szCs w:val="24"/>
        </w:rPr>
      </w:pPr>
      <w:bookmarkStart w:id="45" w:name="_Toc12622"/>
      <w:bookmarkStart w:id="46" w:name="_起吊"/>
      <w:r>
        <w:rPr>
          <w:rFonts w:hint="default" w:ascii="Times New Roman" w:hAnsi="Times New Roman" w:cs="Times New Roman"/>
          <w:sz w:val="24"/>
          <w:szCs w:val="24"/>
        </w:rPr>
        <w:t>起吊、称重</w:t>
      </w:r>
      <w:bookmarkEnd w:id="45"/>
    </w:p>
    <w:bookmarkEnd w:id="46"/>
    <w:p w14:paraId="6720D7BB">
      <w:pPr>
        <w:rPr>
          <w:rFonts w:hint="default" w:ascii="Times New Roman" w:hAnsi="Times New Roman" w:cs="Times New Roman"/>
          <w:b/>
          <w:szCs w:val="24"/>
        </w:rPr>
      </w:pPr>
      <w:r>
        <w:rPr>
          <w:rFonts w:hint="default" w:ascii="Times New Roman" w:hAnsi="Times New Roman" w:cs="Times New Roman"/>
          <w:b/>
          <w:szCs w:val="24"/>
        </w:rPr>
        <w:t>测试标准</w:t>
      </w:r>
    </w:p>
    <w:p w14:paraId="27687544">
      <w:pPr>
        <w:numPr>
          <w:ilvl w:val="0"/>
          <w:numId w:val="8"/>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将柜体放置在水平地面，按照柜体实际要求安装电池、热管理等设备； </w:t>
      </w:r>
    </w:p>
    <w:p w14:paraId="6B01DEC5">
      <w:pPr>
        <w:numPr>
          <w:ilvl w:val="0"/>
          <w:numId w:val="8"/>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通过柜体自身吊点，依据吊装设计要求水平起吊，匀速吊离地面； </w:t>
      </w:r>
    </w:p>
    <w:p w14:paraId="5AEA9EB8">
      <w:pPr>
        <w:numPr>
          <w:ilvl w:val="0"/>
          <w:numId w:val="8"/>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将柜体悬吊静置15 min； </w:t>
      </w:r>
    </w:p>
    <w:p w14:paraId="0508304B">
      <w:pPr>
        <w:numPr>
          <w:ilvl w:val="0"/>
          <w:numId w:val="8"/>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匀速将柜体放回到地面上，至起吊钢丝绳完全防松； </w:t>
      </w:r>
    </w:p>
    <w:p w14:paraId="4BBACFCF">
      <w:pPr>
        <w:numPr>
          <w:ilvl w:val="0"/>
          <w:numId w:val="8"/>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检查并记录舱门开关是否正常； </w:t>
      </w:r>
    </w:p>
    <w:p w14:paraId="376DCC4B">
      <w:pPr>
        <w:numPr>
          <w:ilvl w:val="0"/>
          <w:numId w:val="8"/>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检查并记录柜体是否出现形变，涂层是否出现开裂、脱落等现象。</w:t>
      </w:r>
    </w:p>
    <w:p w14:paraId="51481997">
      <w:pPr>
        <w:rPr>
          <w:rFonts w:hint="default" w:ascii="Times New Roman" w:hAnsi="Times New Roman" w:cs="Times New Roman"/>
          <w:b/>
          <w:szCs w:val="24"/>
        </w:rPr>
      </w:pPr>
      <w:r>
        <w:rPr>
          <w:rFonts w:hint="default" w:ascii="Times New Roman" w:hAnsi="Times New Roman" w:cs="Times New Roman"/>
          <w:b/>
          <w:szCs w:val="24"/>
        </w:rPr>
        <w:t>测试数据</w:t>
      </w:r>
    </w:p>
    <w:p w14:paraId="65BC9B1E">
      <w:pPr>
        <w:ind w:firstLine="480" w:firstLineChars="200"/>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至少包含吊装过程中照片、重量照片</w:t>
      </w:r>
    </w:p>
    <w:p w14:paraId="0E5A5770">
      <w:pPr>
        <w:rPr>
          <w:rFonts w:hint="default" w:ascii="Times New Roman" w:hAnsi="Times New Roman" w:cs="Times New Roman"/>
          <w:b/>
          <w:szCs w:val="24"/>
        </w:rPr>
      </w:pPr>
      <w:r>
        <w:rPr>
          <w:rFonts w:hint="default" w:ascii="Times New Roman" w:hAnsi="Times New Roman" w:cs="Times New Roman"/>
          <w:b/>
          <w:szCs w:val="24"/>
        </w:rPr>
        <w:t>测试结论</w:t>
      </w:r>
    </w:p>
    <w:p w14:paraId="743E604C">
      <w:pPr>
        <w:ind w:firstLine="420"/>
        <w:rPr>
          <w:rFonts w:hint="default" w:ascii="Times New Roman" w:hAnsi="Times New Roman" w:eastAsia="宋体" w:cs="Times New Roman"/>
          <w:lang w:val="en-US" w:eastAsia="zh-CN"/>
        </w:rPr>
      </w:pPr>
      <w:bookmarkStart w:id="47" w:name="_叉举"/>
      <w:r>
        <w:rPr>
          <w:rFonts w:hint="default" w:ascii="Times New Roman" w:hAnsi="Times New Roman" w:cs="Times New Roman"/>
          <w:lang w:val="en-US" w:eastAsia="zh-CN"/>
        </w:rPr>
        <w:t>无问题Pass，存在异常现象NG</w:t>
      </w:r>
    </w:p>
    <w:p w14:paraId="2163C9F3">
      <w:pPr>
        <w:pStyle w:val="3"/>
        <w:numPr>
          <w:ilvl w:val="2"/>
          <w:numId w:val="2"/>
        </w:numPr>
        <w:rPr>
          <w:rFonts w:hint="default" w:ascii="Times New Roman" w:hAnsi="Times New Roman" w:cs="Times New Roman"/>
          <w:sz w:val="24"/>
          <w:szCs w:val="24"/>
        </w:rPr>
      </w:pPr>
      <w:bookmarkStart w:id="48" w:name="_Toc13005"/>
      <w:r>
        <w:rPr>
          <w:rFonts w:hint="default" w:ascii="Times New Roman" w:hAnsi="Times New Roman" w:cs="Times New Roman"/>
          <w:sz w:val="24"/>
          <w:szCs w:val="24"/>
        </w:rPr>
        <w:t>叉举</w:t>
      </w:r>
      <w:bookmarkEnd w:id="48"/>
    </w:p>
    <w:bookmarkEnd w:id="47"/>
    <w:p w14:paraId="4F33C25C">
      <w:pPr>
        <w:rPr>
          <w:rFonts w:hint="default" w:ascii="Times New Roman" w:hAnsi="Times New Roman" w:cs="Times New Roman"/>
          <w:b/>
          <w:szCs w:val="28"/>
        </w:rPr>
      </w:pPr>
      <w:r>
        <w:rPr>
          <w:rFonts w:hint="default" w:ascii="Times New Roman" w:hAnsi="Times New Roman" w:cs="Times New Roman"/>
          <w:b/>
          <w:szCs w:val="28"/>
        </w:rPr>
        <w:t>技术要求</w:t>
      </w:r>
    </w:p>
    <w:p w14:paraId="0B482B35">
      <w:pPr>
        <w:numPr>
          <w:ilvl w:val="0"/>
          <w:numId w:val="9"/>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将柜体放置在水平地面，按照柜体实际要求安装电池模块、热管理装置等设备； </w:t>
      </w:r>
    </w:p>
    <w:p w14:paraId="39CF59DC">
      <w:pPr>
        <w:numPr>
          <w:ilvl w:val="0"/>
          <w:numId w:val="9"/>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通过柜体自身插槽将柜体举高离地面30cm处，叉齿在叉槽横断面的中心位置；</w:t>
      </w:r>
    </w:p>
    <w:p w14:paraId="4094C105">
      <w:pPr>
        <w:numPr>
          <w:ilvl w:val="0"/>
          <w:numId w:val="9"/>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将柜体叉举静置15 min； </w:t>
      </w:r>
    </w:p>
    <w:p w14:paraId="7C299180">
      <w:pPr>
        <w:numPr>
          <w:ilvl w:val="0"/>
          <w:numId w:val="9"/>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匀速将柜体放回到地面上，至柜体完全接触地面； </w:t>
      </w:r>
    </w:p>
    <w:p w14:paraId="6C197083">
      <w:pPr>
        <w:numPr>
          <w:ilvl w:val="0"/>
          <w:numId w:val="9"/>
        </w:numPr>
        <w:ind w:left="845" w:leftChars="0" w:hanging="425" w:firstLineChars="0"/>
        <w:rPr>
          <w:rFonts w:hint="default" w:ascii="Times New Roman" w:hAnsi="Times New Roman" w:cs="Times New Roman"/>
          <w:szCs w:val="24"/>
        </w:rPr>
      </w:pPr>
      <w:r>
        <w:rPr>
          <w:rFonts w:hint="default" w:ascii="Times New Roman" w:hAnsi="Times New Roman" w:cs="Times New Roman"/>
          <w:szCs w:val="24"/>
        </w:rPr>
        <w:t xml:space="preserve">检查并记录舱门开关是否正常； </w:t>
      </w:r>
    </w:p>
    <w:p w14:paraId="665F6E58">
      <w:pPr>
        <w:numPr>
          <w:ilvl w:val="0"/>
          <w:numId w:val="9"/>
        </w:numPr>
        <w:ind w:left="845" w:leftChars="0" w:hanging="425" w:firstLineChars="0"/>
        <w:rPr>
          <w:rFonts w:hint="default" w:ascii="Times New Roman" w:hAnsi="Times New Roman" w:cs="Times New Roman"/>
        </w:rPr>
      </w:pPr>
      <w:r>
        <w:rPr>
          <w:rFonts w:hint="default" w:ascii="Times New Roman" w:hAnsi="Times New Roman" w:cs="Times New Roman"/>
          <w:szCs w:val="24"/>
        </w:rPr>
        <w:t>2检查并记录柜体是否出现形变，涂层是否出现开裂、脱落等现象。</w:t>
      </w:r>
    </w:p>
    <w:p w14:paraId="2BB2A127">
      <w:pPr>
        <w:rPr>
          <w:rFonts w:hint="default" w:ascii="Times New Roman" w:hAnsi="Times New Roman" w:cs="Times New Roman"/>
          <w:b/>
          <w:szCs w:val="28"/>
        </w:rPr>
      </w:pPr>
      <w:r>
        <w:rPr>
          <w:rFonts w:hint="default" w:ascii="Times New Roman" w:hAnsi="Times New Roman" w:cs="Times New Roman"/>
          <w:b/>
          <w:szCs w:val="28"/>
        </w:rPr>
        <w:t>测试照片</w:t>
      </w:r>
    </w:p>
    <w:p w14:paraId="4A1D71E1">
      <w:pPr>
        <w:ind w:firstLine="420"/>
        <w:rPr>
          <w:rFonts w:hint="default" w:ascii="Times New Roman" w:hAnsi="Times New Roman" w:cs="Times New Roman"/>
          <w:lang w:val="en-US" w:eastAsia="zh-CN"/>
        </w:rPr>
      </w:pPr>
      <w:r>
        <w:rPr>
          <w:rFonts w:hint="default" w:ascii="Times New Roman" w:hAnsi="Times New Roman" w:cs="Times New Roman"/>
          <w:lang w:val="en-US" w:eastAsia="zh-CN"/>
        </w:rPr>
        <w:t>至少包含叉举过程中照片及测试后开门照片</w:t>
      </w:r>
    </w:p>
    <w:p w14:paraId="49B8822A">
      <w:pPr>
        <w:rPr>
          <w:rFonts w:hint="default" w:ascii="Times New Roman" w:hAnsi="Times New Roman" w:cs="Times New Roman"/>
          <w:b/>
          <w:szCs w:val="28"/>
        </w:rPr>
      </w:pPr>
      <w:r>
        <w:rPr>
          <w:rFonts w:hint="default" w:ascii="Times New Roman" w:hAnsi="Times New Roman" w:cs="Times New Roman"/>
          <w:b/>
          <w:szCs w:val="28"/>
        </w:rPr>
        <w:t>测试结论</w:t>
      </w:r>
    </w:p>
    <w:p w14:paraId="7A415B25">
      <w:pPr>
        <w:ind w:firstLine="420"/>
        <w:rPr>
          <w:rFonts w:hint="default" w:ascii="Times New Roman" w:hAnsi="Times New Roman" w:eastAsia="宋体" w:cs="Times New Roman"/>
          <w:lang w:val="en-US" w:eastAsia="zh-CN"/>
        </w:rPr>
      </w:pPr>
      <w:bookmarkStart w:id="49" w:name="_防护等级测试"/>
      <w:r>
        <w:rPr>
          <w:rFonts w:hint="default" w:ascii="Times New Roman" w:hAnsi="Times New Roman" w:cs="Times New Roman"/>
          <w:lang w:val="en-US" w:eastAsia="zh-CN"/>
        </w:rPr>
        <w:t>无问题Pass，存在异常现象NG</w:t>
      </w:r>
    </w:p>
    <w:p w14:paraId="5624F7BE">
      <w:pPr>
        <w:pStyle w:val="3"/>
        <w:numPr>
          <w:ilvl w:val="1"/>
          <w:numId w:val="2"/>
        </w:numPr>
        <w:rPr>
          <w:rFonts w:hint="default" w:ascii="Times New Roman" w:hAnsi="Times New Roman" w:cs="Times New Roman"/>
        </w:rPr>
      </w:pPr>
      <w:bookmarkStart w:id="50" w:name="_Toc30027"/>
      <w:r>
        <w:rPr>
          <w:rFonts w:hint="default" w:ascii="Times New Roman" w:hAnsi="Times New Roman" w:cs="Times New Roman"/>
        </w:rPr>
        <w:t>防护等级测试</w:t>
      </w:r>
      <w:bookmarkEnd w:id="50"/>
    </w:p>
    <w:p w14:paraId="325120AC">
      <w:pPr>
        <w:rPr>
          <w:rFonts w:hint="default" w:ascii="Times New Roman" w:hAnsi="Times New Roman" w:cs="Times New Roman"/>
        </w:rPr>
      </w:pPr>
      <w:r>
        <w:rPr>
          <w:rFonts w:hint="default" w:ascii="Times New Roman" w:hAnsi="Times New Roman" w:cs="Times New Roman"/>
          <w:b/>
          <w:szCs w:val="24"/>
        </w:rPr>
        <w:t>测试标准</w:t>
      </w:r>
    </w:p>
    <w:bookmarkEnd w:id="49"/>
    <w:p w14:paraId="29EE99C2">
      <w:pPr>
        <w:ind w:left="480" w:leftChars="200"/>
        <w:rPr>
          <w:rFonts w:hint="default" w:ascii="Times New Roman" w:hAnsi="Times New Roman" w:eastAsia="宋体" w:cs="Times New Roman"/>
          <w:szCs w:val="24"/>
          <w:highlight w:val="none"/>
          <w:lang w:val="en-US" w:eastAsia="zh-CN"/>
        </w:rPr>
      </w:pPr>
      <w:r>
        <w:rPr>
          <w:rFonts w:hint="default" w:ascii="Times New Roman" w:hAnsi="Times New Roman" w:cs="Times New Roman"/>
          <w:szCs w:val="24"/>
          <w:highlight w:val="none"/>
        </w:rPr>
        <w:t>参考 GB/T 4208-20</w:t>
      </w:r>
      <w:r>
        <w:rPr>
          <w:rFonts w:hint="default" w:ascii="Times New Roman" w:hAnsi="Times New Roman" w:cs="Times New Roman"/>
          <w:szCs w:val="24"/>
          <w:highlight w:val="none"/>
          <w:lang w:val="en-US" w:eastAsia="zh-CN"/>
        </w:rPr>
        <w:t>23</w:t>
      </w:r>
      <w:r>
        <w:rPr>
          <w:rFonts w:hint="default" w:ascii="Times New Roman" w:hAnsi="Times New Roman" w:cs="Times New Roman"/>
          <w:szCs w:val="24"/>
          <w:highlight w:val="none"/>
        </w:rPr>
        <w:t xml:space="preserve"> 标准，按IP</w:t>
      </w:r>
      <w:r>
        <w:rPr>
          <w:rFonts w:hint="default" w:ascii="Times New Roman" w:hAnsi="Times New Roman" w:cs="Times New Roman"/>
          <w:szCs w:val="24"/>
          <w:highlight w:val="none"/>
          <w:lang w:val="en-US" w:eastAsia="zh-CN"/>
        </w:rPr>
        <w:t>X5</w:t>
      </w:r>
      <w:r>
        <w:rPr>
          <w:rFonts w:hint="default" w:ascii="Times New Roman" w:hAnsi="Times New Roman" w:cs="Times New Roman"/>
          <w:szCs w:val="24"/>
          <w:highlight w:val="none"/>
        </w:rPr>
        <w:t xml:space="preserve"> 防护等级进行测试。高压</w:t>
      </w:r>
      <w:r>
        <w:rPr>
          <w:rFonts w:hint="default" w:ascii="Times New Roman" w:hAnsi="Times New Roman" w:cs="Times New Roman"/>
          <w:szCs w:val="24"/>
          <w:highlight w:val="none"/>
          <w:lang w:val="en-US" w:eastAsia="zh-CN"/>
        </w:rPr>
        <w:t>水枪口径不大于6.3mm，流量不低于12.5L/min，测试时间1/m</w:t>
      </w:r>
      <w:r>
        <w:rPr>
          <w:rFonts w:hint="default" w:ascii="Times New Roman" w:hAnsi="Times New Roman" w:cs="Times New Roman"/>
          <w:szCs w:val="24"/>
          <w:highlight w:val="none"/>
          <w:vertAlign w:val="superscript"/>
          <w:lang w:val="en-US" w:eastAsia="zh-CN"/>
        </w:rPr>
        <w:t>2</w:t>
      </w:r>
      <w:r>
        <w:rPr>
          <w:rFonts w:hint="default" w:ascii="Times New Roman" w:hAnsi="Times New Roman" w:cs="Times New Roman"/>
          <w:szCs w:val="24"/>
          <w:highlight w:val="none"/>
          <w:lang w:val="en-US" w:eastAsia="zh-CN"/>
        </w:rPr>
        <w:t>不小于3min，距离2.5~3米处</w:t>
      </w:r>
      <w:r>
        <w:rPr>
          <w:rFonts w:hint="default" w:ascii="Times New Roman" w:hAnsi="Times New Roman" w:cs="Times New Roman"/>
          <w:szCs w:val="24"/>
          <w:highlight w:val="none"/>
        </w:rPr>
        <w:t>向外壳各方向喷水应无有害影响</w:t>
      </w:r>
      <w:r>
        <w:rPr>
          <w:rFonts w:hint="default" w:ascii="Times New Roman" w:hAnsi="Times New Roman" w:cs="Times New Roman"/>
          <w:szCs w:val="24"/>
          <w:highlight w:val="none"/>
          <w:lang w:eastAsia="zh-CN"/>
        </w:rPr>
        <w:t>。</w:t>
      </w:r>
    </w:p>
    <w:p w14:paraId="653003E9">
      <w:pPr>
        <w:rPr>
          <w:rFonts w:hint="default" w:ascii="Times New Roman" w:hAnsi="Times New Roman" w:cs="Times New Roman"/>
          <w:b/>
          <w:szCs w:val="24"/>
          <w:lang w:val="en-US" w:eastAsia="zh-CN"/>
        </w:rPr>
      </w:pPr>
      <w:r>
        <w:rPr>
          <w:rFonts w:hint="default" w:ascii="Times New Roman" w:hAnsi="Times New Roman" w:cs="Times New Roman"/>
          <w:b/>
          <w:szCs w:val="24"/>
          <w:lang w:val="en-US" w:eastAsia="zh-CN"/>
        </w:rPr>
        <w:t>测试数据</w:t>
      </w:r>
    </w:p>
    <w:p w14:paraId="1AC5D0BE">
      <w:pPr>
        <w:ind w:left="480" w:leftChars="200"/>
        <w:rPr>
          <w:rFonts w:hint="default" w:ascii="Times New Roman" w:hAnsi="Times New Roman" w:cs="Times New Roman"/>
          <w:szCs w:val="24"/>
        </w:rPr>
      </w:pPr>
      <w:r>
        <w:rPr>
          <w:rFonts w:hint="default" w:ascii="Times New Roman" w:hAnsi="Times New Roman" w:cs="Times New Roman"/>
          <w:szCs w:val="24"/>
          <w:lang w:val="en-US" w:eastAsia="zh-CN"/>
        </w:rPr>
        <w:t>优先以视频方式保存冲水过程及冲水接受检查过程，至少要包含冲水过程及冲水检查过程照片</w:t>
      </w:r>
    </w:p>
    <w:p w14:paraId="09CBEA67">
      <w:pPr>
        <w:rPr>
          <w:rFonts w:hint="default" w:ascii="Times New Roman" w:hAnsi="Times New Roman" w:cs="Times New Roman"/>
          <w:b/>
          <w:szCs w:val="28"/>
        </w:rPr>
      </w:pPr>
      <w:r>
        <w:rPr>
          <w:rFonts w:hint="default" w:ascii="Times New Roman" w:hAnsi="Times New Roman" w:cs="Times New Roman"/>
          <w:b/>
          <w:szCs w:val="28"/>
        </w:rPr>
        <w:t>测试结论</w:t>
      </w:r>
    </w:p>
    <w:p w14:paraId="20836164">
      <w:pPr>
        <w:ind w:firstLine="420"/>
        <w:rPr>
          <w:rFonts w:hint="default" w:ascii="Times New Roman" w:hAnsi="Times New Roman" w:eastAsia="宋体" w:cs="Times New Roman"/>
          <w:lang w:val="en-US" w:eastAsia="zh-CN"/>
        </w:rPr>
      </w:pPr>
      <w:r>
        <w:rPr>
          <w:rFonts w:hint="default" w:ascii="Times New Roman" w:hAnsi="Times New Roman" w:cs="Times New Roman"/>
          <w:lang w:val="en-US" w:eastAsia="zh-CN"/>
        </w:rPr>
        <w:t>无问题Pass，存在异常现象NG</w:t>
      </w:r>
    </w:p>
    <w:p w14:paraId="39625461">
      <w:pPr>
        <w:pStyle w:val="3"/>
        <w:numPr>
          <w:ilvl w:val="1"/>
          <w:numId w:val="2"/>
        </w:numPr>
        <w:rPr>
          <w:rFonts w:hint="default" w:ascii="Times New Roman" w:hAnsi="Times New Roman" w:cs="Times New Roman"/>
        </w:rPr>
      </w:pPr>
      <w:bookmarkStart w:id="51" w:name="_Toc30673"/>
      <w:r>
        <w:rPr>
          <w:rFonts w:hint="default" w:ascii="Times New Roman" w:hAnsi="Times New Roman" w:cs="Times New Roman"/>
        </w:rPr>
        <w:t>接地连续性试验</w:t>
      </w:r>
      <w:bookmarkEnd w:id="41"/>
      <w:bookmarkEnd w:id="51"/>
    </w:p>
    <w:bookmarkEnd w:id="42"/>
    <w:p w14:paraId="43D84537">
      <w:pPr>
        <w:rPr>
          <w:rFonts w:hint="default" w:ascii="Times New Roman" w:hAnsi="Times New Roman" w:cs="Times New Roman"/>
          <w:b/>
          <w:szCs w:val="24"/>
        </w:rPr>
      </w:pPr>
      <w:r>
        <w:rPr>
          <w:rFonts w:hint="default" w:ascii="Times New Roman" w:hAnsi="Times New Roman" w:cs="Times New Roman"/>
          <w:b/>
          <w:szCs w:val="24"/>
        </w:rPr>
        <w:t>测试标准</w:t>
      </w:r>
    </w:p>
    <w:p w14:paraId="38AB5940">
      <w:pPr>
        <w:ind w:firstLine="420"/>
        <w:jc w:val="left"/>
        <w:rPr>
          <w:rFonts w:hint="default" w:ascii="Times New Roman" w:hAnsi="Times New Roman" w:cs="Times New Roman"/>
          <w:szCs w:val="24"/>
        </w:rPr>
      </w:pPr>
      <w:r>
        <w:rPr>
          <w:rFonts w:hint="default" w:ascii="Times New Roman" w:hAnsi="Times New Roman" w:cs="Times New Roman"/>
          <w:szCs w:val="24"/>
        </w:rPr>
        <w:t>液冷户外柜内设备的电气接地应与箱体内接地铜排和电气系统接地可靠连接；柜内</w:t>
      </w:r>
      <w:r>
        <w:rPr>
          <w:rFonts w:hint="default" w:ascii="Times New Roman" w:hAnsi="Times New Roman" w:cs="Times New Roman"/>
          <w:szCs w:val="24"/>
          <w:lang w:val="en-US" w:eastAsia="zh-CN"/>
        </w:rPr>
        <w:t>主接地点不小于0.5m处外壳，</w:t>
      </w:r>
      <w:r>
        <w:rPr>
          <w:rFonts w:hint="default" w:ascii="Times New Roman" w:hAnsi="Times New Roman" w:cs="Times New Roman"/>
          <w:szCs w:val="24"/>
        </w:rPr>
        <w:t>在30A电流条件下试验，测试时间10S，阻值不大于0.1Ω。</w:t>
      </w:r>
    </w:p>
    <w:p w14:paraId="2A7F09E9">
      <w:pPr>
        <w:rPr>
          <w:rFonts w:hint="default" w:ascii="Times New Roman" w:hAnsi="Times New Roman" w:cs="Times New Roman"/>
          <w:b/>
          <w:szCs w:val="24"/>
        </w:rPr>
      </w:pPr>
      <w:r>
        <w:rPr>
          <w:rFonts w:hint="default" w:ascii="Times New Roman" w:hAnsi="Times New Roman" w:cs="Times New Roman"/>
          <w:b/>
          <w:szCs w:val="24"/>
        </w:rPr>
        <w:t>测试数据</w:t>
      </w:r>
    </w:p>
    <w:p w14:paraId="17C53B3E">
      <w:pPr>
        <w:ind w:firstLine="420"/>
        <w:jc w:val="left"/>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包含测试后阻值数据</w:t>
      </w:r>
    </w:p>
    <w:p w14:paraId="10B0AD7C">
      <w:pPr>
        <w:rPr>
          <w:rFonts w:hint="default" w:ascii="Times New Roman" w:hAnsi="Times New Roman" w:cs="Times New Roman"/>
          <w:b/>
          <w:szCs w:val="28"/>
        </w:rPr>
      </w:pPr>
      <w:r>
        <w:rPr>
          <w:rFonts w:hint="default" w:ascii="Times New Roman" w:hAnsi="Times New Roman" w:cs="Times New Roman"/>
          <w:b/>
          <w:szCs w:val="28"/>
        </w:rPr>
        <w:t>测试结论</w:t>
      </w:r>
      <w:bookmarkStart w:id="52" w:name="_Toc17742"/>
    </w:p>
    <w:bookmarkEnd w:id="52"/>
    <w:p w14:paraId="5DCC6E9E">
      <w:pPr>
        <w:ind w:firstLine="480" w:firstLineChars="200"/>
        <w:rPr>
          <w:rFonts w:hint="default" w:ascii="Times New Roman" w:hAnsi="Times New Roman" w:eastAsia="宋体" w:cs="Times New Roman"/>
          <w:lang w:val="en-US" w:eastAsia="zh-CN"/>
        </w:rPr>
      </w:pPr>
      <w:bookmarkStart w:id="53" w:name="_绝缘耐压测试"/>
      <w:r>
        <w:rPr>
          <w:rFonts w:hint="default" w:ascii="Times New Roman" w:hAnsi="Times New Roman" w:cs="Times New Roman"/>
          <w:lang w:val="en-US" w:eastAsia="zh-CN"/>
        </w:rPr>
        <w:t>无问题Pass，存在异常现象NG</w:t>
      </w:r>
    </w:p>
    <w:p w14:paraId="2D8652A8">
      <w:pPr>
        <w:pStyle w:val="3"/>
        <w:numPr>
          <w:ilvl w:val="1"/>
          <w:numId w:val="2"/>
        </w:numPr>
        <w:rPr>
          <w:rFonts w:hint="default" w:ascii="Times New Roman" w:hAnsi="Times New Roman" w:cs="Times New Roman"/>
        </w:rPr>
      </w:pPr>
      <w:bookmarkStart w:id="54" w:name="_Toc30064"/>
      <w:r>
        <w:rPr>
          <w:rFonts w:hint="default" w:ascii="Times New Roman" w:hAnsi="Times New Roman" w:cs="Times New Roman"/>
        </w:rPr>
        <w:t>绝缘耐压测试</w:t>
      </w:r>
      <w:bookmarkEnd w:id="54"/>
    </w:p>
    <w:bookmarkEnd w:id="53"/>
    <w:p w14:paraId="72E8A9AA">
      <w:pPr>
        <w:rPr>
          <w:rFonts w:hint="default" w:ascii="Times New Roman" w:hAnsi="Times New Roman" w:cs="Times New Roman"/>
          <w:b/>
          <w:szCs w:val="24"/>
        </w:rPr>
      </w:pPr>
      <w:r>
        <w:rPr>
          <w:rFonts w:hint="default" w:ascii="Times New Roman" w:hAnsi="Times New Roman" w:cs="Times New Roman"/>
          <w:b/>
          <w:szCs w:val="24"/>
        </w:rPr>
        <w:t>测试标准</w:t>
      </w:r>
    </w:p>
    <w:p w14:paraId="49B38AF0">
      <w:pPr>
        <w:ind w:firstLine="420"/>
        <w:jc w:val="left"/>
        <w:rPr>
          <w:rFonts w:hint="default" w:ascii="Times New Roman" w:hAnsi="Times New Roman" w:cs="Times New Roman"/>
          <w:b/>
          <w:szCs w:val="24"/>
        </w:rPr>
      </w:pPr>
      <w:r>
        <w:rPr>
          <w:rFonts w:hint="default" w:ascii="Times New Roman" w:hAnsi="Times New Roman" w:cs="Times New Roman"/>
          <w:szCs w:val="24"/>
        </w:rPr>
        <w:t>按照预制舱锂电池储能系统测试规范对交流回路进行绝缘耐压测试，绝缘电阻≥1MΩ，耐压测试无击穿、无飞弧，漏电流＜5mA。</w:t>
      </w:r>
    </w:p>
    <w:p w14:paraId="182C5CF6">
      <w:pPr>
        <w:numPr>
          <w:ilvl w:val="0"/>
          <w:numId w:val="10"/>
        </w:numPr>
        <w:ind w:left="845" w:leftChars="0" w:hanging="425" w:firstLineChars="0"/>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主回路及控制回路的绝缘耐压试验</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4"/>
        <w:gridCol w:w="3173"/>
        <w:gridCol w:w="2485"/>
      </w:tblGrid>
      <w:tr w14:paraId="6D80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34D8794A">
            <w:pPr>
              <w:jc w:val="center"/>
              <w:rPr>
                <w:rFonts w:hint="default" w:ascii="Times New Roman" w:hAnsi="Times New Roman" w:cs="Times New Roman"/>
                <w:szCs w:val="21"/>
              </w:rPr>
            </w:pPr>
            <w:r>
              <w:rPr>
                <w:rFonts w:hint="default" w:ascii="Times New Roman" w:hAnsi="Times New Roman" w:cs="Times New Roman"/>
                <w:szCs w:val="21"/>
              </w:rPr>
              <w:t>测试电压等级（V）</w:t>
            </w:r>
          </w:p>
        </w:tc>
        <w:tc>
          <w:tcPr>
            <w:tcW w:w="3297" w:type="dxa"/>
            <w:vAlign w:val="center"/>
          </w:tcPr>
          <w:p w14:paraId="018E405A">
            <w:pPr>
              <w:jc w:val="center"/>
              <w:rPr>
                <w:rFonts w:hint="default" w:ascii="Times New Roman" w:hAnsi="Times New Roman" w:cs="Times New Roman"/>
                <w:szCs w:val="21"/>
              </w:rPr>
            </w:pPr>
            <w:r>
              <w:rPr>
                <w:rFonts w:hint="default" w:ascii="Times New Roman" w:hAnsi="Times New Roman" w:cs="Times New Roman"/>
                <w:szCs w:val="21"/>
              </w:rPr>
              <w:t>绝缘电阻测试电压（V）</w:t>
            </w:r>
          </w:p>
        </w:tc>
        <w:tc>
          <w:tcPr>
            <w:tcW w:w="2572" w:type="dxa"/>
            <w:vAlign w:val="center"/>
          </w:tcPr>
          <w:p w14:paraId="05D4D77A">
            <w:pPr>
              <w:jc w:val="center"/>
              <w:rPr>
                <w:rFonts w:hint="default" w:ascii="Times New Roman" w:hAnsi="Times New Roman" w:cs="Times New Roman"/>
                <w:szCs w:val="21"/>
              </w:rPr>
            </w:pPr>
            <w:r>
              <w:rPr>
                <w:rFonts w:hint="default" w:ascii="Times New Roman" w:hAnsi="Times New Roman" w:cs="Times New Roman"/>
                <w:szCs w:val="21"/>
              </w:rPr>
              <w:t>耐压测试AC电压（V）</w:t>
            </w:r>
          </w:p>
        </w:tc>
      </w:tr>
      <w:tr w14:paraId="70A26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3BCC8344">
            <w:pPr>
              <w:jc w:val="center"/>
              <w:rPr>
                <w:rFonts w:hint="default" w:ascii="Times New Roman" w:hAnsi="Times New Roman" w:cs="Times New Roman"/>
                <w:szCs w:val="21"/>
              </w:rPr>
            </w:pPr>
            <w:r>
              <w:rPr>
                <w:rFonts w:hint="default" w:ascii="Times New Roman" w:hAnsi="Times New Roman" w:cs="Times New Roman"/>
                <w:szCs w:val="21"/>
              </w:rPr>
              <w:t>480</w:t>
            </w:r>
          </w:p>
        </w:tc>
        <w:tc>
          <w:tcPr>
            <w:tcW w:w="3297" w:type="dxa"/>
            <w:vAlign w:val="center"/>
          </w:tcPr>
          <w:p w14:paraId="2F201495">
            <w:pPr>
              <w:jc w:val="center"/>
              <w:rPr>
                <w:rFonts w:hint="default" w:ascii="Times New Roman" w:hAnsi="Times New Roman" w:cs="Times New Roman"/>
                <w:szCs w:val="21"/>
              </w:rPr>
            </w:pPr>
            <w:r>
              <w:rPr>
                <w:rFonts w:hint="default" w:ascii="Times New Roman" w:hAnsi="Times New Roman" w:cs="Times New Roman"/>
                <w:szCs w:val="21"/>
              </w:rPr>
              <w:t>1000</w:t>
            </w:r>
          </w:p>
        </w:tc>
        <w:tc>
          <w:tcPr>
            <w:tcW w:w="2572" w:type="dxa"/>
            <w:vAlign w:val="center"/>
          </w:tcPr>
          <w:p w14:paraId="2D5548AE">
            <w:pPr>
              <w:jc w:val="center"/>
              <w:rPr>
                <w:rFonts w:hint="default" w:ascii="Times New Roman" w:hAnsi="Times New Roman" w:cs="Times New Roman"/>
                <w:szCs w:val="21"/>
              </w:rPr>
            </w:pPr>
            <w:r>
              <w:rPr>
                <w:rFonts w:hint="default" w:ascii="Times New Roman" w:hAnsi="Times New Roman" w:cs="Times New Roman"/>
                <w:szCs w:val="21"/>
              </w:rPr>
              <w:t>2500</w:t>
            </w:r>
          </w:p>
        </w:tc>
      </w:tr>
      <w:tr w14:paraId="307A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7D3D4B51">
            <w:pPr>
              <w:jc w:val="center"/>
              <w:rPr>
                <w:rFonts w:hint="default" w:ascii="Times New Roman" w:hAnsi="Times New Roman" w:cs="Times New Roman"/>
                <w:szCs w:val="21"/>
              </w:rPr>
            </w:pPr>
            <w:r>
              <w:rPr>
                <w:rFonts w:hint="default" w:ascii="Times New Roman" w:hAnsi="Times New Roman" w:cs="Times New Roman"/>
                <w:szCs w:val="21"/>
              </w:rPr>
              <w:t>400</w:t>
            </w:r>
          </w:p>
        </w:tc>
        <w:tc>
          <w:tcPr>
            <w:tcW w:w="3297" w:type="dxa"/>
            <w:vAlign w:val="center"/>
          </w:tcPr>
          <w:p w14:paraId="11805373">
            <w:pPr>
              <w:jc w:val="center"/>
              <w:rPr>
                <w:rFonts w:hint="default" w:ascii="Times New Roman" w:hAnsi="Times New Roman" w:cs="Times New Roman"/>
                <w:szCs w:val="21"/>
              </w:rPr>
            </w:pPr>
            <w:r>
              <w:rPr>
                <w:rFonts w:hint="default" w:ascii="Times New Roman" w:hAnsi="Times New Roman" w:cs="Times New Roman"/>
                <w:szCs w:val="21"/>
              </w:rPr>
              <w:t>1000</w:t>
            </w:r>
          </w:p>
        </w:tc>
        <w:tc>
          <w:tcPr>
            <w:tcW w:w="2572" w:type="dxa"/>
            <w:vAlign w:val="center"/>
          </w:tcPr>
          <w:p w14:paraId="7D2117B5">
            <w:pPr>
              <w:jc w:val="center"/>
              <w:rPr>
                <w:rFonts w:hint="default" w:ascii="Times New Roman" w:hAnsi="Times New Roman" w:cs="Times New Roman"/>
                <w:szCs w:val="21"/>
              </w:rPr>
            </w:pPr>
            <w:r>
              <w:rPr>
                <w:rFonts w:hint="default" w:ascii="Times New Roman" w:hAnsi="Times New Roman" w:cs="Times New Roman"/>
                <w:szCs w:val="21"/>
              </w:rPr>
              <w:t>2500</w:t>
            </w:r>
          </w:p>
        </w:tc>
      </w:tr>
      <w:tr w14:paraId="4E15E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26AEFDC5">
            <w:pPr>
              <w:jc w:val="center"/>
              <w:rPr>
                <w:rFonts w:hint="default" w:ascii="Times New Roman" w:hAnsi="Times New Roman" w:cs="Times New Roman"/>
                <w:szCs w:val="21"/>
              </w:rPr>
            </w:pPr>
            <w:r>
              <w:rPr>
                <w:rFonts w:hint="default" w:ascii="Times New Roman" w:hAnsi="Times New Roman" w:cs="Times New Roman"/>
                <w:szCs w:val="21"/>
              </w:rPr>
              <w:t>380</w:t>
            </w:r>
          </w:p>
        </w:tc>
        <w:tc>
          <w:tcPr>
            <w:tcW w:w="3297" w:type="dxa"/>
            <w:vAlign w:val="center"/>
          </w:tcPr>
          <w:p w14:paraId="5837B5F3">
            <w:pPr>
              <w:jc w:val="center"/>
              <w:rPr>
                <w:rFonts w:hint="default" w:ascii="Times New Roman" w:hAnsi="Times New Roman" w:cs="Times New Roman"/>
                <w:szCs w:val="21"/>
              </w:rPr>
            </w:pPr>
            <w:r>
              <w:rPr>
                <w:rFonts w:hint="default" w:ascii="Times New Roman" w:hAnsi="Times New Roman" w:cs="Times New Roman"/>
                <w:szCs w:val="21"/>
              </w:rPr>
              <w:t>1000</w:t>
            </w:r>
          </w:p>
        </w:tc>
        <w:tc>
          <w:tcPr>
            <w:tcW w:w="2572" w:type="dxa"/>
            <w:vAlign w:val="center"/>
          </w:tcPr>
          <w:p w14:paraId="117BB12C">
            <w:pPr>
              <w:jc w:val="center"/>
              <w:rPr>
                <w:rFonts w:hint="default" w:ascii="Times New Roman" w:hAnsi="Times New Roman" w:cs="Times New Roman"/>
                <w:szCs w:val="21"/>
              </w:rPr>
            </w:pPr>
            <w:r>
              <w:rPr>
                <w:rFonts w:hint="default" w:ascii="Times New Roman" w:hAnsi="Times New Roman" w:cs="Times New Roman"/>
                <w:szCs w:val="21"/>
              </w:rPr>
              <w:t>2500</w:t>
            </w:r>
          </w:p>
        </w:tc>
      </w:tr>
      <w:tr w14:paraId="7A26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674EDD14">
            <w:pPr>
              <w:jc w:val="center"/>
              <w:rPr>
                <w:rFonts w:hint="default" w:ascii="Times New Roman" w:hAnsi="Times New Roman" w:cs="Times New Roman"/>
                <w:szCs w:val="21"/>
              </w:rPr>
            </w:pPr>
            <w:r>
              <w:rPr>
                <w:rFonts w:hint="default" w:ascii="Times New Roman" w:hAnsi="Times New Roman" w:cs="Times New Roman"/>
                <w:szCs w:val="21"/>
              </w:rPr>
              <w:t>220</w:t>
            </w:r>
          </w:p>
        </w:tc>
        <w:tc>
          <w:tcPr>
            <w:tcW w:w="3297" w:type="dxa"/>
            <w:vAlign w:val="center"/>
          </w:tcPr>
          <w:p w14:paraId="0BEA3017">
            <w:pPr>
              <w:jc w:val="center"/>
              <w:rPr>
                <w:rFonts w:hint="default" w:ascii="Times New Roman" w:hAnsi="Times New Roman" w:cs="Times New Roman"/>
                <w:szCs w:val="21"/>
              </w:rPr>
            </w:pPr>
            <w:r>
              <w:rPr>
                <w:rFonts w:hint="default" w:ascii="Times New Roman" w:hAnsi="Times New Roman" w:cs="Times New Roman"/>
                <w:szCs w:val="21"/>
              </w:rPr>
              <w:t>500</w:t>
            </w:r>
          </w:p>
        </w:tc>
        <w:tc>
          <w:tcPr>
            <w:tcW w:w="2572" w:type="dxa"/>
            <w:vAlign w:val="center"/>
          </w:tcPr>
          <w:p w14:paraId="33290003">
            <w:pPr>
              <w:jc w:val="center"/>
              <w:rPr>
                <w:rFonts w:hint="default" w:ascii="Times New Roman" w:hAnsi="Times New Roman" w:cs="Times New Roman"/>
                <w:szCs w:val="21"/>
              </w:rPr>
            </w:pPr>
            <w:r>
              <w:rPr>
                <w:rFonts w:hint="default" w:ascii="Times New Roman" w:hAnsi="Times New Roman" w:cs="Times New Roman"/>
                <w:szCs w:val="21"/>
              </w:rPr>
              <w:t>2500</w:t>
            </w:r>
          </w:p>
        </w:tc>
      </w:tr>
      <w:tr w14:paraId="723F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29BFF85D">
            <w:pPr>
              <w:jc w:val="center"/>
              <w:rPr>
                <w:rFonts w:hint="default" w:ascii="Times New Roman" w:hAnsi="Times New Roman" w:cs="Times New Roman"/>
                <w:szCs w:val="21"/>
              </w:rPr>
            </w:pPr>
            <w:r>
              <w:rPr>
                <w:rFonts w:hint="default" w:ascii="Times New Roman" w:hAnsi="Times New Roman" w:cs="Times New Roman"/>
                <w:szCs w:val="21"/>
              </w:rPr>
              <w:t>202</w:t>
            </w:r>
          </w:p>
        </w:tc>
        <w:tc>
          <w:tcPr>
            <w:tcW w:w="3297" w:type="dxa"/>
            <w:vAlign w:val="center"/>
          </w:tcPr>
          <w:p w14:paraId="2D90F132">
            <w:pPr>
              <w:jc w:val="center"/>
              <w:rPr>
                <w:rFonts w:hint="default" w:ascii="Times New Roman" w:hAnsi="Times New Roman" w:cs="Times New Roman"/>
                <w:szCs w:val="21"/>
              </w:rPr>
            </w:pPr>
            <w:r>
              <w:rPr>
                <w:rFonts w:hint="default" w:ascii="Times New Roman" w:hAnsi="Times New Roman" w:cs="Times New Roman"/>
                <w:szCs w:val="21"/>
              </w:rPr>
              <w:t>500</w:t>
            </w:r>
          </w:p>
        </w:tc>
        <w:tc>
          <w:tcPr>
            <w:tcW w:w="2572" w:type="dxa"/>
            <w:vAlign w:val="center"/>
          </w:tcPr>
          <w:p w14:paraId="5FB7790F">
            <w:pPr>
              <w:jc w:val="center"/>
              <w:rPr>
                <w:rFonts w:hint="default" w:ascii="Times New Roman" w:hAnsi="Times New Roman" w:cs="Times New Roman"/>
                <w:szCs w:val="21"/>
              </w:rPr>
            </w:pPr>
            <w:r>
              <w:rPr>
                <w:rFonts w:hint="default" w:ascii="Times New Roman" w:hAnsi="Times New Roman" w:cs="Times New Roman"/>
                <w:szCs w:val="21"/>
              </w:rPr>
              <w:t>2500</w:t>
            </w:r>
          </w:p>
        </w:tc>
      </w:tr>
      <w:tr w14:paraId="3CB0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414A353E">
            <w:pPr>
              <w:jc w:val="center"/>
              <w:rPr>
                <w:rFonts w:hint="default" w:ascii="Times New Roman" w:hAnsi="Times New Roman" w:cs="Times New Roman"/>
                <w:szCs w:val="21"/>
              </w:rPr>
            </w:pPr>
            <w:r>
              <w:rPr>
                <w:rFonts w:hint="default" w:ascii="Times New Roman" w:hAnsi="Times New Roman" w:cs="Times New Roman"/>
                <w:szCs w:val="21"/>
              </w:rPr>
              <w:t>120</w:t>
            </w:r>
          </w:p>
        </w:tc>
        <w:tc>
          <w:tcPr>
            <w:tcW w:w="3297" w:type="dxa"/>
            <w:vAlign w:val="center"/>
          </w:tcPr>
          <w:p w14:paraId="33B9A891">
            <w:pPr>
              <w:jc w:val="center"/>
              <w:rPr>
                <w:rFonts w:hint="default" w:ascii="Times New Roman" w:hAnsi="Times New Roman" w:cs="Times New Roman"/>
                <w:szCs w:val="21"/>
              </w:rPr>
            </w:pPr>
            <w:r>
              <w:rPr>
                <w:rFonts w:hint="default" w:ascii="Times New Roman" w:hAnsi="Times New Roman" w:cs="Times New Roman"/>
                <w:szCs w:val="21"/>
              </w:rPr>
              <w:t>500</w:t>
            </w:r>
          </w:p>
        </w:tc>
        <w:tc>
          <w:tcPr>
            <w:tcW w:w="2572" w:type="dxa"/>
            <w:vAlign w:val="center"/>
          </w:tcPr>
          <w:p w14:paraId="33CE1EBE">
            <w:pPr>
              <w:jc w:val="center"/>
              <w:rPr>
                <w:rFonts w:hint="default" w:ascii="Times New Roman" w:hAnsi="Times New Roman" w:cs="Times New Roman"/>
                <w:szCs w:val="21"/>
              </w:rPr>
            </w:pPr>
            <w:r>
              <w:rPr>
                <w:rFonts w:hint="default" w:ascii="Times New Roman" w:hAnsi="Times New Roman" w:cs="Times New Roman"/>
                <w:szCs w:val="21"/>
              </w:rPr>
              <w:t>1500</w:t>
            </w:r>
          </w:p>
        </w:tc>
      </w:tr>
      <w:tr w14:paraId="4AD9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14:paraId="5FB01253">
            <w:pPr>
              <w:jc w:val="center"/>
              <w:rPr>
                <w:rFonts w:hint="default" w:ascii="Times New Roman" w:hAnsi="Times New Roman" w:cs="Times New Roman"/>
                <w:szCs w:val="21"/>
              </w:rPr>
            </w:pPr>
            <w:r>
              <w:rPr>
                <w:rFonts w:hint="default" w:ascii="Times New Roman" w:hAnsi="Times New Roman" w:cs="Times New Roman"/>
                <w:szCs w:val="21"/>
              </w:rPr>
              <w:t>24</w:t>
            </w:r>
          </w:p>
        </w:tc>
        <w:tc>
          <w:tcPr>
            <w:tcW w:w="3297" w:type="dxa"/>
            <w:vAlign w:val="center"/>
          </w:tcPr>
          <w:p w14:paraId="0B66060A">
            <w:pPr>
              <w:jc w:val="center"/>
              <w:rPr>
                <w:rFonts w:hint="default" w:ascii="Times New Roman" w:hAnsi="Times New Roman" w:cs="Times New Roman"/>
                <w:szCs w:val="21"/>
              </w:rPr>
            </w:pPr>
            <w:r>
              <w:rPr>
                <w:rFonts w:hint="default" w:ascii="Times New Roman" w:hAnsi="Times New Roman" w:cs="Times New Roman"/>
                <w:szCs w:val="21"/>
              </w:rPr>
              <w:t>500</w:t>
            </w:r>
          </w:p>
        </w:tc>
        <w:tc>
          <w:tcPr>
            <w:tcW w:w="2572" w:type="dxa"/>
            <w:vAlign w:val="center"/>
          </w:tcPr>
          <w:p w14:paraId="3409FE70">
            <w:pPr>
              <w:jc w:val="center"/>
              <w:rPr>
                <w:rFonts w:hint="default" w:ascii="Times New Roman" w:hAnsi="Times New Roman" w:cs="Times New Roman"/>
                <w:szCs w:val="21"/>
              </w:rPr>
            </w:pPr>
            <w:r>
              <w:rPr>
                <w:rFonts w:hint="default" w:ascii="Times New Roman" w:hAnsi="Times New Roman" w:cs="Times New Roman"/>
                <w:szCs w:val="21"/>
              </w:rPr>
              <w:t>/</w:t>
            </w:r>
          </w:p>
        </w:tc>
      </w:tr>
    </w:tbl>
    <w:p w14:paraId="3765A31F">
      <w:pPr>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绝缘电阻测试时间:上升时间5S，持续时间5S，下降时间5S；</w:t>
      </w:r>
    </w:p>
    <w:p w14:paraId="6661A59A">
      <w:pPr>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耐压测试时间，上升时间5S，持续时间60S，下降时间5S。</w:t>
      </w:r>
    </w:p>
    <w:p w14:paraId="30A0A0B2">
      <w:pPr>
        <w:numPr>
          <w:ilvl w:val="0"/>
          <w:numId w:val="10"/>
        </w:numPr>
        <w:ind w:left="845" w:leftChars="0" w:hanging="425" w:firstLineChars="0"/>
        <w:rPr>
          <w:rFonts w:hint="default" w:ascii="Times New Roman" w:hAnsi="Times New Roman" w:cs="Times New Roman"/>
          <w:lang w:val="en-US" w:eastAsia="zh-CN"/>
        </w:rPr>
      </w:pPr>
      <w:r>
        <w:rPr>
          <w:rFonts w:hint="default" w:ascii="Times New Roman" w:hAnsi="Times New Roman" w:cs="Times New Roman"/>
          <w:szCs w:val="24"/>
          <w:lang w:val="en-US" w:eastAsia="zh-CN"/>
        </w:rPr>
        <w:t>电池簇绝缘耐压试验</w:t>
      </w:r>
    </w:p>
    <w:p w14:paraId="4A329E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outlineLvl w:val="9"/>
        <w:rPr>
          <w:rFonts w:hint="default" w:ascii="Times New Roman" w:hAnsi="Times New Roman" w:cs="Times New Roman"/>
          <w:szCs w:val="21"/>
        </w:rPr>
      </w:pPr>
      <w:r>
        <w:rPr>
          <w:rFonts w:hint="default" w:ascii="Times New Roman" w:hAnsi="Times New Roman" w:cs="Times New Roman"/>
          <w:szCs w:val="21"/>
        </w:rPr>
        <w:t>绝缘电阻测试电压DC 1000V，上升时间5s，持续时间5S，下降时间5s；</w:t>
      </w:r>
    </w:p>
    <w:p w14:paraId="51D549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outlineLvl w:val="9"/>
        <w:rPr>
          <w:rFonts w:hint="default" w:ascii="Times New Roman" w:hAnsi="Times New Roman" w:cs="Times New Roman"/>
          <w:szCs w:val="21"/>
        </w:rPr>
      </w:pPr>
      <w:r>
        <w:rPr>
          <w:rFonts w:hint="default" w:ascii="Times New Roman" w:hAnsi="Times New Roman" w:cs="Times New Roman"/>
          <w:szCs w:val="21"/>
        </w:rPr>
        <w:t>耐压测试电压DC 3390V，上升时间5S，持续时间15S，下降时间5S。</w:t>
      </w:r>
    </w:p>
    <w:tbl>
      <w:tblPr>
        <w:tblStyle w:val="13"/>
        <w:tblW w:w="86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7"/>
        <w:gridCol w:w="1498"/>
        <w:gridCol w:w="4361"/>
      </w:tblGrid>
      <w:tr w14:paraId="6AC3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7" w:type="dxa"/>
            <w:vMerge w:val="restart"/>
            <w:vAlign w:val="center"/>
          </w:tcPr>
          <w:p w14:paraId="0A1772E5">
            <w:pPr>
              <w:ind w:firstLine="420"/>
              <w:jc w:val="center"/>
              <w:rPr>
                <w:rFonts w:hint="default" w:ascii="Times New Roman" w:hAnsi="Times New Roman" w:cs="Times New Roman"/>
                <w:color w:val="000000"/>
                <w:szCs w:val="21"/>
              </w:rPr>
            </w:pPr>
            <w:r>
              <w:rPr>
                <w:rFonts w:hint="default" w:ascii="Times New Roman" w:hAnsi="Times New Roman" w:cs="Times New Roman"/>
                <w:color w:val="000000"/>
                <w:szCs w:val="21"/>
              </w:rPr>
              <w:t>测试部位</w:t>
            </w:r>
          </w:p>
        </w:tc>
        <w:tc>
          <w:tcPr>
            <w:tcW w:w="5859" w:type="dxa"/>
            <w:gridSpan w:val="2"/>
            <w:vAlign w:val="center"/>
          </w:tcPr>
          <w:p w14:paraId="287F6C0B">
            <w:pPr>
              <w:ind w:firstLine="420"/>
              <w:jc w:val="center"/>
              <w:rPr>
                <w:rFonts w:hint="default" w:ascii="Times New Roman" w:hAnsi="Times New Roman" w:cs="Times New Roman"/>
                <w:color w:val="000000"/>
                <w:szCs w:val="21"/>
              </w:rPr>
            </w:pPr>
            <w:r>
              <w:rPr>
                <w:rFonts w:hint="default" w:ascii="Times New Roman" w:hAnsi="Times New Roman" w:cs="Times New Roman"/>
                <w:color w:val="000000"/>
                <w:szCs w:val="21"/>
              </w:rPr>
              <w:t>要求</w:t>
            </w:r>
          </w:p>
        </w:tc>
      </w:tr>
      <w:tr w14:paraId="1554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7" w:type="dxa"/>
            <w:vMerge w:val="continue"/>
            <w:vAlign w:val="center"/>
          </w:tcPr>
          <w:p w14:paraId="7B455FF4">
            <w:pPr>
              <w:ind w:firstLine="420"/>
              <w:jc w:val="center"/>
              <w:rPr>
                <w:rFonts w:hint="default" w:ascii="Times New Roman" w:hAnsi="Times New Roman" w:cs="Times New Roman"/>
                <w:color w:val="000000"/>
                <w:szCs w:val="21"/>
              </w:rPr>
            </w:pPr>
          </w:p>
        </w:tc>
        <w:tc>
          <w:tcPr>
            <w:tcW w:w="1498" w:type="dxa"/>
            <w:vAlign w:val="center"/>
          </w:tcPr>
          <w:p w14:paraId="3F94CEA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绝缘电阻</w:t>
            </w:r>
          </w:p>
        </w:tc>
        <w:tc>
          <w:tcPr>
            <w:tcW w:w="4361" w:type="dxa"/>
            <w:vAlign w:val="center"/>
          </w:tcPr>
          <w:p w14:paraId="2B8B7BAA">
            <w:pPr>
              <w:ind w:firstLine="420"/>
              <w:jc w:val="center"/>
              <w:rPr>
                <w:rFonts w:hint="default" w:ascii="Times New Roman" w:hAnsi="Times New Roman" w:cs="Times New Roman"/>
                <w:color w:val="000000"/>
                <w:szCs w:val="21"/>
              </w:rPr>
            </w:pPr>
            <w:r>
              <w:rPr>
                <w:rFonts w:hint="default" w:ascii="Times New Roman" w:hAnsi="Times New Roman" w:cs="Times New Roman"/>
                <w:color w:val="000000"/>
                <w:szCs w:val="21"/>
              </w:rPr>
              <w:t>耐压测试</w:t>
            </w:r>
          </w:p>
        </w:tc>
      </w:tr>
      <w:tr w14:paraId="3493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7" w:type="dxa"/>
            <w:vAlign w:val="center"/>
          </w:tcPr>
          <w:p w14:paraId="487B3D8E">
            <w:pPr>
              <w:ind w:firstLine="420"/>
              <w:jc w:val="center"/>
              <w:rPr>
                <w:rFonts w:hint="default" w:ascii="Times New Roman" w:hAnsi="Times New Roman" w:cs="Times New Roman"/>
                <w:color w:val="000000"/>
                <w:szCs w:val="21"/>
              </w:rPr>
            </w:pPr>
            <w:r>
              <w:rPr>
                <w:rFonts w:hint="default" w:ascii="Times New Roman" w:hAnsi="Times New Roman" w:cs="Times New Roman"/>
                <w:color w:val="000000"/>
                <w:szCs w:val="21"/>
              </w:rPr>
              <w:t>电池簇B+对地之间</w:t>
            </w:r>
          </w:p>
        </w:tc>
        <w:tc>
          <w:tcPr>
            <w:tcW w:w="1498" w:type="dxa"/>
            <w:vAlign w:val="center"/>
          </w:tcPr>
          <w:p w14:paraId="0FE1C8D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≥20MΩ</w:t>
            </w:r>
          </w:p>
        </w:tc>
        <w:tc>
          <w:tcPr>
            <w:tcW w:w="4361" w:type="dxa"/>
            <w:vAlign w:val="center"/>
          </w:tcPr>
          <w:p w14:paraId="525D46FB">
            <w:pPr>
              <w:ind w:firstLine="420"/>
              <w:jc w:val="center"/>
              <w:rPr>
                <w:rFonts w:hint="default" w:ascii="Times New Roman" w:hAnsi="Times New Roman" w:cs="Times New Roman"/>
                <w:color w:val="000000"/>
                <w:szCs w:val="21"/>
              </w:rPr>
            </w:pPr>
            <w:r>
              <w:rPr>
                <w:rFonts w:hint="default" w:ascii="Times New Roman" w:hAnsi="Times New Roman" w:cs="Times New Roman"/>
                <w:color w:val="000000"/>
                <w:szCs w:val="21"/>
              </w:rPr>
              <w:t>无击穿、无飞弧，漏电流＜1mA</w:t>
            </w:r>
          </w:p>
        </w:tc>
      </w:tr>
      <w:tr w14:paraId="30EB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7" w:type="dxa"/>
            <w:vAlign w:val="center"/>
          </w:tcPr>
          <w:p w14:paraId="46928CCE">
            <w:pPr>
              <w:ind w:firstLine="420"/>
              <w:jc w:val="center"/>
              <w:rPr>
                <w:rFonts w:hint="default" w:ascii="Times New Roman" w:hAnsi="Times New Roman" w:cs="Times New Roman"/>
                <w:color w:val="000000"/>
                <w:szCs w:val="21"/>
              </w:rPr>
            </w:pPr>
            <w:r>
              <w:rPr>
                <w:rFonts w:hint="default" w:ascii="Times New Roman" w:hAnsi="Times New Roman" w:cs="Times New Roman"/>
                <w:color w:val="000000"/>
                <w:szCs w:val="21"/>
              </w:rPr>
              <w:t>电池簇B-对地之间</w:t>
            </w:r>
          </w:p>
        </w:tc>
        <w:tc>
          <w:tcPr>
            <w:tcW w:w="1498" w:type="dxa"/>
            <w:vAlign w:val="center"/>
          </w:tcPr>
          <w:p w14:paraId="2E8A4B39">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≥20MΩ</w:t>
            </w:r>
          </w:p>
        </w:tc>
        <w:tc>
          <w:tcPr>
            <w:tcW w:w="4361" w:type="dxa"/>
            <w:vAlign w:val="center"/>
          </w:tcPr>
          <w:p w14:paraId="23198AE0">
            <w:pPr>
              <w:ind w:firstLine="420"/>
              <w:jc w:val="center"/>
              <w:rPr>
                <w:rFonts w:hint="default" w:ascii="Times New Roman" w:hAnsi="Times New Roman" w:cs="Times New Roman"/>
                <w:color w:val="000000"/>
                <w:szCs w:val="21"/>
              </w:rPr>
            </w:pPr>
            <w:r>
              <w:rPr>
                <w:rFonts w:hint="default" w:ascii="Times New Roman" w:hAnsi="Times New Roman" w:cs="Times New Roman"/>
                <w:color w:val="000000"/>
                <w:szCs w:val="21"/>
              </w:rPr>
              <w:t>无击穿、无飞弧，漏电流＜1mA</w:t>
            </w:r>
          </w:p>
        </w:tc>
      </w:tr>
    </w:tbl>
    <w:p w14:paraId="3F8BAFF9">
      <w:pPr>
        <w:rPr>
          <w:rFonts w:hint="default" w:ascii="Times New Roman" w:hAnsi="Times New Roman" w:cs="Times New Roman"/>
          <w:b/>
          <w:szCs w:val="24"/>
        </w:rPr>
      </w:pPr>
      <w:r>
        <w:rPr>
          <w:rFonts w:hint="default" w:ascii="Times New Roman" w:hAnsi="Times New Roman" w:cs="Times New Roman"/>
          <w:b/>
          <w:szCs w:val="24"/>
        </w:rPr>
        <w:t>测试数据</w:t>
      </w:r>
    </w:p>
    <w:p w14:paraId="2FD494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outlineLvl w:val="9"/>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包含以下数据</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1837"/>
        <w:gridCol w:w="1526"/>
        <w:gridCol w:w="1479"/>
        <w:gridCol w:w="1325"/>
        <w:gridCol w:w="1325"/>
      </w:tblGrid>
      <w:tr w14:paraId="10782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30" w:type="dxa"/>
            <w:vAlign w:val="center"/>
          </w:tcPr>
          <w:p w14:paraId="6310366F">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序号</w:t>
            </w:r>
          </w:p>
        </w:tc>
        <w:tc>
          <w:tcPr>
            <w:tcW w:w="1837" w:type="dxa"/>
            <w:vAlign w:val="center"/>
          </w:tcPr>
          <w:p w14:paraId="2B2CA7DF">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耐压回路</w:t>
            </w:r>
          </w:p>
        </w:tc>
        <w:tc>
          <w:tcPr>
            <w:tcW w:w="1526" w:type="dxa"/>
            <w:vAlign w:val="center"/>
          </w:tcPr>
          <w:p w14:paraId="5D0CFCA6">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绝缘电压</w:t>
            </w:r>
          </w:p>
          <w:p w14:paraId="0A5E25E6">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（V）</w:t>
            </w:r>
          </w:p>
        </w:tc>
        <w:tc>
          <w:tcPr>
            <w:tcW w:w="1479" w:type="dxa"/>
            <w:vAlign w:val="center"/>
          </w:tcPr>
          <w:p w14:paraId="173708BE">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绝缘数据</w:t>
            </w:r>
          </w:p>
          <w:p w14:paraId="7E264E91">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(MΩ)</w:t>
            </w:r>
          </w:p>
        </w:tc>
        <w:tc>
          <w:tcPr>
            <w:tcW w:w="1325" w:type="dxa"/>
            <w:vAlign w:val="center"/>
          </w:tcPr>
          <w:p w14:paraId="31F286D0">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耐压电压</w:t>
            </w:r>
          </w:p>
          <w:p w14:paraId="70533465">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（V）</w:t>
            </w:r>
          </w:p>
        </w:tc>
        <w:tc>
          <w:tcPr>
            <w:tcW w:w="1325" w:type="dxa"/>
          </w:tcPr>
          <w:p w14:paraId="6D35F247">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耐压数据</w:t>
            </w:r>
          </w:p>
          <w:p w14:paraId="1A8F995F">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(μA)</w:t>
            </w:r>
          </w:p>
        </w:tc>
      </w:tr>
      <w:tr w14:paraId="133A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030" w:type="dxa"/>
          </w:tcPr>
          <w:p w14:paraId="3D938569">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837" w:type="dxa"/>
          </w:tcPr>
          <w:p w14:paraId="6ED808E5">
            <w:pPr>
              <w:spacing w:line="240" w:lineRule="auto"/>
              <w:ind w:firstLine="210" w:firstLineChars="10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24V</w:t>
            </w:r>
          </w:p>
        </w:tc>
        <w:tc>
          <w:tcPr>
            <w:tcW w:w="1526" w:type="dxa"/>
          </w:tcPr>
          <w:p w14:paraId="7EA3A07E">
            <w:pPr>
              <w:spacing w:line="240" w:lineRule="auto"/>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50</w:t>
            </w:r>
          </w:p>
        </w:tc>
        <w:tc>
          <w:tcPr>
            <w:tcW w:w="1479" w:type="dxa"/>
          </w:tcPr>
          <w:p w14:paraId="25DE7E7A">
            <w:pPr>
              <w:spacing w:line="240" w:lineRule="auto"/>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23219</w:t>
            </w:r>
          </w:p>
        </w:tc>
        <w:tc>
          <w:tcPr>
            <w:tcW w:w="1325" w:type="dxa"/>
          </w:tcPr>
          <w:p w14:paraId="4A645C61">
            <w:pPr>
              <w:spacing w:line="240" w:lineRule="auto"/>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1325" w:type="dxa"/>
          </w:tcPr>
          <w:p w14:paraId="1B9FCE58">
            <w:pPr>
              <w:spacing w:line="240" w:lineRule="auto"/>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bl>
    <w:p w14:paraId="057063A3">
      <w:pPr>
        <w:rPr>
          <w:rFonts w:hint="default" w:ascii="Times New Roman" w:hAnsi="Times New Roman" w:cs="Times New Roman"/>
          <w:b/>
        </w:rPr>
      </w:pPr>
      <w:r>
        <w:rPr>
          <w:rFonts w:hint="default" w:ascii="Times New Roman" w:hAnsi="Times New Roman" w:cs="Times New Roman"/>
          <w:b/>
        </w:rPr>
        <w:t>测试结论</w:t>
      </w:r>
    </w:p>
    <w:p w14:paraId="23D9451F">
      <w:pPr>
        <w:ind w:firstLine="480" w:firstLineChars="200"/>
        <w:rPr>
          <w:rFonts w:hint="default" w:ascii="Times New Roman" w:hAnsi="Times New Roman" w:eastAsia="宋体" w:cs="Times New Roman"/>
          <w:lang w:val="en-US" w:eastAsia="zh-CN"/>
        </w:rPr>
      </w:pPr>
      <w:bookmarkStart w:id="55" w:name="_系统供电测试"/>
      <w:r>
        <w:rPr>
          <w:rFonts w:hint="default" w:ascii="Times New Roman" w:hAnsi="Times New Roman" w:cs="Times New Roman"/>
          <w:lang w:val="en-US" w:eastAsia="zh-CN"/>
        </w:rPr>
        <w:t>无问题Pass，存在异常现象NG</w:t>
      </w:r>
    </w:p>
    <w:p w14:paraId="5A86552B">
      <w:pPr>
        <w:pStyle w:val="3"/>
        <w:numPr>
          <w:ilvl w:val="1"/>
          <w:numId w:val="2"/>
        </w:numPr>
        <w:rPr>
          <w:rFonts w:hint="default" w:ascii="Times New Roman" w:hAnsi="Times New Roman" w:cs="Times New Roman"/>
        </w:rPr>
      </w:pPr>
      <w:bookmarkStart w:id="56" w:name="_Toc874"/>
      <w:r>
        <w:rPr>
          <w:rFonts w:hint="default" w:ascii="Times New Roman" w:hAnsi="Times New Roman" w:cs="Times New Roman"/>
        </w:rPr>
        <w:t>系统供电测试</w:t>
      </w:r>
      <w:bookmarkEnd w:id="56"/>
    </w:p>
    <w:bookmarkEnd w:id="55"/>
    <w:p w14:paraId="1BB62765">
      <w:pPr>
        <w:ind w:firstLine="420"/>
        <w:rPr>
          <w:rFonts w:hint="default" w:ascii="Times New Roman" w:hAnsi="Times New Roman" w:eastAsia="宋体" w:cs="Times New Roman"/>
          <w:szCs w:val="24"/>
          <w:lang w:val="en-US" w:eastAsia="zh-CN"/>
        </w:rPr>
      </w:pPr>
      <w:r>
        <w:rPr>
          <w:rFonts w:hint="default" w:ascii="Times New Roman" w:hAnsi="Times New Roman" w:cs="Times New Roman"/>
          <w:szCs w:val="24"/>
        </w:rPr>
        <w:t>确认柜内所有断路器分合闸正常，</w:t>
      </w:r>
      <w:r>
        <w:rPr>
          <w:rFonts w:hint="default" w:ascii="Times New Roman" w:hAnsi="Times New Roman" w:cs="Times New Roman"/>
          <w:szCs w:val="24"/>
          <w:lang w:val="en-US" w:eastAsia="zh-CN"/>
        </w:rPr>
        <w:t>按照先送控制电源后送动力电源顺序进行送电</w:t>
      </w:r>
      <w:r>
        <w:rPr>
          <w:rFonts w:hint="default" w:ascii="Times New Roman" w:hAnsi="Times New Roman" w:cs="Times New Roman"/>
          <w:szCs w:val="24"/>
        </w:rPr>
        <w:t>。</w:t>
      </w:r>
    </w:p>
    <w:tbl>
      <w:tblPr>
        <w:tblStyle w:val="13"/>
        <w:tblW w:w="43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6"/>
        <w:gridCol w:w="3563"/>
        <w:gridCol w:w="1147"/>
        <w:gridCol w:w="1205"/>
      </w:tblGrid>
      <w:tr w14:paraId="18D1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506" w:type="dxa"/>
            <w:vAlign w:val="center"/>
          </w:tcPr>
          <w:p w14:paraId="5F93CF21">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序号</w:t>
            </w:r>
          </w:p>
        </w:tc>
        <w:tc>
          <w:tcPr>
            <w:tcW w:w="3563" w:type="dxa"/>
            <w:vAlign w:val="center"/>
          </w:tcPr>
          <w:p w14:paraId="30FDC204">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验收标准</w:t>
            </w:r>
          </w:p>
        </w:tc>
        <w:tc>
          <w:tcPr>
            <w:tcW w:w="2352" w:type="dxa"/>
            <w:gridSpan w:val="2"/>
            <w:vAlign w:val="center"/>
          </w:tcPr>
          <w:p w14:paraId="123944B0">
            <w:pPr>
              <w:spacing w:line="240" w:lineRule="auto"/>
              <w:jc w:val="center"/>
              <w:rPr>
                <w:rFonts w:hint="default" w:ascii="Times New Roman" w:hAnsi="Times New Roman" w:cs="Times New Roman"/>
                <w:b/>
                <w:sz w:val="21"/>
                <w:szCs w:val="21"/>
              </w:rPr>
            </w:pPr>
            <w:r>
              <w:rPr>
                <w:rFonts w:hint="default" w:ascii="Times New Roman" w:hAnsi="Times New Roman" w:cs="Times New Roman"/>
                <w:b/>
                <w:sz w:val="21"/>
                <w:szCs w:val="21"/>
              </w:rPr>
              <w:t>检查结论</w:t>
            </w:r>
          </w:p>
        </w:tc>
      </w:tr>
      <w:tr w14:paraId="017F7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06" w:type="dxa"/>
            <w:vAlign w:val="center"/>
          </w:tcPr>
          <w:p w14:paraId="62671183">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3563" w:type="dxa"/>
            <w:vAlign w:val="center"/>
          </w:tcPr>
          <w:p w14:paraId="19526DF7">
            <w:pPr>
              <w:numPr>
                <w:ilvl w:val="0"/>
                <w:numId w:val="0"/>
              </w:numPr>
              <w:rPr>
                <w:rFonts w:hint="default" w:ascii="Times New Roman" w:hAnsi="Times New Roman" w:cs="Times New Roman"/>
                <w:sz w:val="21"/>
                <w:szCs w:val="21"/>
              </w:rPr>
            </w:pPr>
            <w:r>
              <w:rPr>
                <w:rFonts w:hint="default" w:ascii="Times New Roman" w:hAnsi="Times New Roman" w:cs="Times New Roman"/>
                <w:szCs w:val="24"/>
                <w:lang w:val="en-US" w:eastAsia="zh-CN"/>
              </w:rPr>
              <w:t>离网状态下，</w:t>
            </w:r>
            <w:r>
              <w:rPr>
                <w:rFonts w:hint="default" w:ascii="Times New Roman" w:hAnsi="Times New Roman" w:cs="Times New Roman"/>
                <w:szCs w:val="24"/>
                <w:lang w:eastAsia="zh-CN"/>
              </w:rPr>
              <w:t>开启UPS，</w:t>
            </w:r>
            <w:r>
              <w:rPr>
                <w:rFonts w:hint="default" w:ascii="Times New Roman" w:hAnsi="Times New Roman" w:cs="Times New Roman"/>
                <w:szCs w:val="24"/>
                <w:lang w:val="en-US" w:eastAsia="zh-CN"/>
              </w:rPr>
              <w:t>闭合QF2</w:t>
            </w:r>
            <w:r>
              <w:rPr>
                <w:rFonts w:hint="default" w:ascii="Times New Roman" w:hAnsi="Times New Roman" w:cs="Times New Roman"/>
                <w:szCs w:val="24"/>
                <w:lang w:eastAsia="zh-CN"/>
              </w:rPr>
              <w:t>，24V电源模块供电正常；</w:t>
            </w:r>
          </w:p>
        </w:tc>
        <w:tc>
          <w:tcPr>
            <w:tcW w:w="1147" w:type="dxa"/>
            <w:vAlign w:val="center"/>
          </w:tcPr>
          <w:p w14:paraId="2849157F">
            <w:pPr>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合格</w:t>
            </w:r>
            <w:r>
              <w:rPr>
                <w:rFonts w:hint="default" w:ascii="Times New Roman" w:hAnsi="Times New Roman" w:cs="Times New Roman"/>
                <w:kern w:val="0"/>
                <w:sz w:val="21"/>
                <w:szCs w:val="21"/>
              </w:rPr>
              <w:sym w:font="Wingdings 2" w:char="00A3"/>
            </w:r>
          </w:p>
        </w:tc>
        <w:tc>
          <w:tcPr>
            <w:tcW w:w="1205" w:type="dxa"/>
            <w:vAlign w:val="center"/>
          </w:tcPr>
          <w:p w14:paraId="2039E052">
            <w:pPr>
              <w:spacing w:line="240" w:lineRule="auto"/>
              <w:jc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不合格</w:t>
            </w:r>
            <w:r>
              <w:rPr>
                <w:rFonts w:hint="default" w:ascii="Times New Roman" w:hAnsi="Times New Roman" w:cs="Times New Roman"/>
                <w:kern w:val="0"/>
                <w:sz w:val="21"/>
                <w:szCs w:val="21"/>
                <w:lang w:eastAsia="zh-CN"/>
              </w:rPr>
              <w:t>□</w:t>
            </w:r>
          </w:p>
        </w:tc>
      </w:tr>
      <w:tr w14:paraId="6401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506" w:type="dxa"/>
            <w:vAlign w:val="center"/>
          </w:tcPr>
          <w:p w14:paraId="2B39E8D4">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3563" w:type="dxa"/>
            <w:vAlign w:val="center"/>
          </w:tcPr>
          <w:p w14:paraId="64DBEF62">
            <w:pPr>
              <w:rPr>
                <w:rFonts w:hint="default" w:ascii="Times New Roman" w:hAnsi="Times New Roman" w:cs="Times New Roman"/>
                <w:sz w:val="21"/>
                <w:szCs w:val="21"/>
              </w:rPr>
            </w:pPr>
            <w:r>
              <w:rPr>
                <w:rFonts w:hint="default" w:ascii="Times New Roman" w:hAnsi="Times New Roman" w:eastAsia="宋体" w:cs="Times New Roman"/>
                <w:sz w:val="24"/>
                <w:szCs w:val="24"/>
                <w:lang w:eastAsia="zh-CN"/>
              </w:rPr>
              <w:t xml:space="preserve">测量QF进线端线电压为AC </w:t>
            </w:r>
            <w:r>
              <w:rPr>
                <w:rFonts w:hint="default" w:ascii="Times New Roman" w:hAnsi="Times New Roman" w:eastAsia="宋体" w:cs="Times New Roman"/>
                <w:sz w:val="24"/>
                <w:szCs w:val="24"/>
                <w:lang w:val="en-US" w:eastAsia="zh-CN"/>
              </w:rPr>
              <w:t>480</w:t>
            </w:r>
            <w:r>
              <w:rPr>
                <w:rFonts w:hint="default" w:ascii="Times New Roman" w:hAnsi="Times New Roman" w:eastAsia="宋体" w:cs="Times New Roman"/>
                <w:sz w:val="24"/>
                <w:szCs w:val="24"/>
                <w:lang w:eastAsia="zh-CN"/>
              </w:rPr>
              <w:t xml:space="preserve">V，确认无误后闭合QF，确认QF出线端线电压为AC </w:t>
            </w:r>
            <w:r>
              <w:rPr>
                <w:rFonts w:hint="default" w:ascii="Times New Roman" w:hAnsi="Times New Roman" w:eastAsia="宋体" w:cs="Times New Roman"/>
                <w:sz w:val="24"/>
                <w:szCs w:val="24"/>
                <w:lang w:val="en-US" w:eastAsia="zh-CN"/>
              </w:rPr>
              <w:t>480</w:t>
            </w:r>
            <w:r>
              <w:rPr>
                <w:rFonts w:hint="default" w:ascii="Times New Roman" w:hAnsi="Times New Roman" w:eastAsia="宋体" w:cs="Times New Roman"/>
                <w:sz w:val="24"/>
                <w:szCs w:val="24"/>
                <w:lang w:eastAsia="zh-CN"/>
              </w:rPr>
              <w:t>V</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lang w:eastAsia="zh-CN"/>
              </w:rPr>
              <w:t>此时PCS电源指示灯亮起，测量PCS交流处线电压为480V；</w:t>
            </w:r>
          </w:p>
        </w:tc>
        <w:tc>
          <w:tcPr>
            <w:tcW w:w="1147" w:type="dxa"/>
            <w:vAlign w:val="center"/>
          </w:tcPr>
          <w:p w14:paraId="7A13394B">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合格</w:t>
            </w:r>
            <w:r>
              <w:rPr>
                <w:rFonts w:hint="default" w:ascii="Times New Roman" w:hAnsi="Times New Roman" w:cs="Times New Roman"/>
                <w:kern w:val="0"/>
                <w:sz w:val="21"/>
                <w:szCs w:val="21"/>
              </w:rPr>
              <w:sym w:font="Wingdings 2" w:char="00A3"/>
            </w:r>
          </w:p>
        </w:tc>
        <w:tc>
          <w:tcPr>
            <w:tcW w:w="1205" w:type="dxa"/>
            <w:vAlign w:val="center"/>
          </w:tcPr>
          <w:p w14:paraId="302B925A">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不合格□</w:t>
            </w:r>
          </w:p>
        </w:tc>
      </w:tr>
      <w:tr w14:paraId="66DB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6" w:type="dxa"/>
            <w:vAlign w:val="center"/>
          </w:tcPr>
          <w:p w14:paraId="6673DF51">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3563" w:type="dxa"/>
            <w:vAlign w:val="center"/>
          </w:tcPr>
          <w:p w14:paraId="0F76E4B1">
            <w:pPr>
              <w:numPr>
                <w:ilvl w:val="0"/>
                <w:numId w:val="0"/>
              </w:numPr>
              <w:rPr>
                <w:rFonts w:hint="default" w:ascii="Times New Roman" w:hAnsi="Times New Roman" w:cs="Times New Roman"/>
                <w:szCs w:val="24"/>
              </w:rPr>
            </w:pPr>
            <w:r>
              <w:rPr>
                <w:rFonts w:hint="default" w:ascii="Times New Roman" w:hAnsi="Times New Roman" w:eastAsia="宋体" w:cs="Times New Roman"/>
                <w:sz w:val="24"/>
                <w:szCs w:val="24"/>
                <w:lang w:eastAsia="zh-CN"/>
              </w:rPr>
              <w:t>测量</w:t>
            </w:r>
            <w:r>
              <w:rPr>
                <w:rFonts w:hint="default" w:ascii="Times New Roman" w:hAnsi="Times New Roman" w:eastAsia="宋体" w:cs="Times New Roman"/>
                <w:sz w:val="24"/>
                <w:szCs w:val="24"/>
                <w:lang w:val="en-US" w:eastAsia="zh-CN"/>
              </w:rPr>
              <w:t>QF1</w:t>
            </w:r>
            <w:r>
              <w:rPr>
                <w:rFonts w:hint="default" w:ascii="Times New Roman" w:hAnsi="Times New Roman" w:eastAsia="宋体" w:cs="Times New Roman"/>
                <w:sz w:val="24"/>
                <w:szCs w:val="24"/>
                <w:lang w:eastAsia="zh-CN"/>
              </w:rPr>
              <w:t xml:space="preserve">进线端线电压为AC </w:t>
            </w:r>
            <w:r>
              <w:rPr>
                <w:rFonts w:hint="default" w:ascii="Times New Roman" w:hAnsi="Times New Roman" w:eastAsia="宋体" w:cs="Times New Roman"/>
                <w:sz w:val="24"/>
                <w:szCs w:val="24"/>
                <w:lang w:val="en-US" w:eastAsia="zh-CN"/>
              </w:rPr>
              <w:t>480</w:t>
            </w:r>
            <w:r>
              <w:rPr>
                <w:rFonts w:hint="default" w:ascii="Times New Roman" w:hAnsi="Times New Roman" w:eastAsia="宋体" w:cs="Times New Roman"/>
                <w:sz w:val="24"/>
                <w:szCs w:val="24"/>
                <w:lang w:eastAsia="zh-CN"/>
              </w:rPr>
              <w:t>V，确认无误后闭合QF</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，确认QF</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 xml:space="preserve">出线端线电压为AC </w:t>
            </w:r>
            <w:r>
              <w:rPr>
                <w:rFonts w:hint="default" w:ascii="Times New Roman" w:hAnsi="Times New Roman" w:cs="Times New Roman"/>
                <w:sz w:val="24"/>
                <w:szCs w:val="24"/>
                <w:lang w:val="en-US" w:eastAsia="zh-CN"/>
              </w:rPr>
              <w:t>480</w:t>
            </w:r>
            <w:r>
              <w:rPr>
                <w:rFonts w:hint="default" w:ascii="Times New Roman" w:hAnsi="Times New Roman" w:eastAsia="宋体" w:cs="Times New Roman"/>
                <w:sz w:val="24"/>
                <w:szCs w:val="24"/>
                <w:lang w:eastAsia="zh-CN"/>
              </w:rPr>
              <w:t>V</w:t>
            </w:r>
            <w:r>
              <w:rPr>
                <w:rFonts w:hint="default" w:ascii="Times New Roman" w:hAnsi="Times New Roman" w:cs="Times New Roman"/>
                <w:sz w:val="24"/>
                <w:szCs w:val="24"/>
                <w:lang w:eastAsia="zh-CN"/>
              </w:rPr>
              <w:t>；</w:t>
            </w:r>
          </w:p>
        </w:tc>
        <w:tc>
          <w:tcPr>
            <w:tcW w:w="1147" w:type="dxa"/>
            <w:vAlign w:val="center"/>
          </w:tcPr>
          <w:p w14:paraId="526DCA00">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合格</w:t>
            </w:r>
            <w:r>
              <w:rPr>
                <w:rFonts w:hint="default" w:ascii="Times New Roman" w:hAnsi="Times New Roman" w:cs="Times New Roman"/>
                <w:kern w:val="0"/>
                <w:sz w:val="21"/>
                <w:szCs w:val="21"/>
              </w:rPr>
              <w:sym w:font="Wingdings 2" w:char="00A3"/>
            </w:r>
          </w:p>
        </w:tc>
        <w:tc>
          <w:tcPr>
            <w:tcW w:w="1205" w:type="dxa"/>
            <w:vAlign w:val="center"/>
          </w:tcPr>
          <w:p w14:paraId="0513BBCB">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不合格□</w:t>
            </w:r>
          </w:p>
        </w:tc>
      </w:tr>
      <w:tr w14:paraId="2DCD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6" w:type="dxa"/>
            <w:vAlign w:val="center"/>
          </w:tcPr>
          <w:p w14:paraId="7F4AAEEE">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3563" w:type="dxa"/>
            <w:vAlign w:val="center"/>
          </w:tcPr>
          <w:p w14:paraId="6F68EA39">
            <w:pPr>
              <w:numPr>
                <w:ilvl w:val="0"/>
                <w:numId w:val="0"/>
              </w:numPr>
              <w:rPr>
                <w:rFonts w:hint="default" w:ascii="Times New Roman" w:hAnsi="Times New Roman" w:cs="Times New Roman"/>
                <w:szCs w:val="24"/>
              </w:rPr>
            </w:pPr>
            <w:r>
              <w:rPr>
                <w:rFonts w:hint="default" w:ascii="Times New Roman" w:hAnsi="Times New Roman" w:cs="Times New Roman"/>
                <w:szCs w:val="24"/>
              </w:rPr>
              <w:t>测</w:t>
            </w:r>
            <w:r>
              <w:rPr>
                <w:rFonts w:hint="default" w:ascii="Times New Roman" w:hAnsi="Times New Roman" w:eastAsia="宋体" w:cs="Times New Roman"/>
                <w:sz w:val="24"/>
                <w:szCs w:val="24"/>
                <w:lang w:eastAsia="zh-CN"/>
              </w:rPr>
              <w:t>量QF3进线端线电压为AC 2</w:t>
            </w:r>
            <w:r>
              <w:rPr>
                <w:rFonts w:hint="default" w:ascii="Times New Roman" w:hAnsi="Times New Roman" w:eastAsia="宋体" w:cs="Times New Roman"/>
                <w:sz w:val="24"/>
                <w:szCs w:val="24"/>
                <w:lang w:val="en-US" w:eastAsia="zh-CN"/>
              </w:rPr>
              <w:t>20</w:t>
            </w:r>
            <w:r>
              <w:rPr>
                <w:rFonts w:hint="default" w:ascii="Times New Roman" w:hAnsi="Times New Roman" w:eastAsia="宋体" w:cs="Times New Roman"/>
                <w:sz w:val="24"/>
                <w:szCs w:val="24"/>
                <w:lang w:eastAsia="zh-CN"/>
              </w:rPr>
              <w:t>V，确认无误后闭合QF3，确认QF3出线端线电压为AC 2</w:t>
            </w:r>
            <w:r>
              <w:rPr>
                <w:rFonts w:hint="default" w:ascii="Times New Roman" w:hAnsi="Times New Roman" w:eastAsia="宋体" w:cs="Times New Roman"/>
                <w:sz w:val="24"/>
                <w:szCs w:val="24"/>
                <w:lang w:val="en-US" w:eastAsia="zh-CN"/>
              </w:rPr>
              <w:t>20</w:t>
            </w:r>
            <w:r>
              <w:rPr>
                <w:rFonts w:hint="default" w:ascii="Times New Roman" w:hAnsi="Times New Roman" w:eastAsia="宋体" w:cs="Times New Roman"/>
                <w:sz w:val="24"/>
                <w:szCs w:val="24"/>
                <w:lang w:eastAsia="zh-CN"/>
              </w:rPr>
              <w:t>V；</w:t>
            </w:r>
          </w:p>
        </w:tc>
        <w:tc>
          <w:tcPr>
            <w:tcW w:w="1147" w:type="dxa"/>
            <w:vAlign w:val="center"/>
          </w:tcPr>
          <w:p w14:paraId="43CE9842">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合格</w:t>
            </w:r>
            <w:r>
              <w:rPr>
                <w:rFonts w:hint="default" w:ascii="Times New Roman" w:hAnsi="Times New Roman" w:cs="Times New Roman"/>
                <w:kern w:val="0"/>
                <w:sz w:val="21"/>
                <w:szCs w:val="21"/>
              </w:rPr>
              <w:sym w:font="Wingdings 2" w:char="00A3"/>
            </w:r>
          </w:p>
        </w:tc>
        <w:tc>
          <w:tcPr>
            <w:tcW w:w="1205" w:type="dxa"/>
            <w:vAlign w:val="center"/>
          </w:tcPr>
          <w:p w14:paraId="310F71E9">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不合格□</w:t>
            </w:r>
          </w:p>
        </w:tc>
      </w:tr>
      <w:tr w14:paraId="031E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6" w:type="dxa"/>
            <w:vAlign w:val="center"/>
          </w:tcPr>
          <w:p w14:paraId="4C4A932C">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3563" w:type="dxa"/>
            <w:vAlign w:val="center"/>
          </w:tcPr>
          <w:p w14:paraId="46922D69">
            <w:pPr>
              <w:numPr>
                <w:ilvl w:val="0"/>
                <w:numId w:val="0"/>
              </w:numPr>
              <w:rPr>
                <w:rFonts w:hint="default" w:ascii="Times New Roman" w:hAnsi="Times New Roman" w:cs="Times New Roman"/>
                <w:szCs w:val="24"/>
              </w:rPr>
            </w:pPr>
            <w:r>
              <w:rPr>
                <w:rFonts w:hint="default" w:ascii="Times New Roman" w:hAnsi="Times New Roman" w:eastAsia="宋体" w:cs="Times New Roman"/>
                <w:sz w:val="24"/>
                <w:szCs w:val="24"/>
                <w:lang w:eastAsia="zh-CN"/>
              </w:rPr>
              <w:t xml:space="preserve">测量QF4进线端为AC </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20V，确认无误后闭合QF4，此时</w:t>
            </w:r>
            <w:r>
              <w:rPr>
                <w:rFonts w:hint="default" w:ascii="Times New Roman" w:hAnsi="Times New Roman" w:eastAsia="宋体" w:cs="Times New Roman"/>
                <w:sz w:val="24"/>
                <w:szCs w:val="24"/>
                <w:lang w:val="en-US" w:eastAsia="zh-CN"/>
              </w:rPr>
              <w:t>测试插座带电</w:t>
            </w:r>
            <w:r>
              <w:rPr>
                <w:rFonts w:hint="default" w:ascii="Times New Roman" w:hAnsi="Times New Roman" w:eastAsia="宋体" w:cs="Times New Roman"/>
                <w:sz w:val="24"/>
                <w:szCs w:val="24"/>
                <w:lang w:eastAsia="zh-CN"/>
              </w:rPr>
              <w:t>；</w:t>
            </w:r>
          </w:p>
        </w:tc>
        <w:tc>
          <w:tcPr>
            <w:tcW w:w="1147" w:type="dxa"/>
            <w:vAlign w:val="center"/>
          </w:tcPr>
          <w:p w14:paraId="05C521D3">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合格</w:t>
            </w:r>
            <w:r>
              <w:rPr>
                <w:rFonts w:hint="default" w:ascii="Times New Roman" w:hAnsi="Times New Roman" w:cs="Times New Roman"/>
                <w:kern w:val="0"/>
                <w:sz w:val="21"/>
                <w:szCs w:val="21"/>
              </w:rPr>
              <w:sym w:font="Wingdings 2" w:char="00A3"/>
            </w:r>
          </w:p>
        </w:tc>
        <w:tc>
          <w:tcPr>
            <w:tcW w:w="1205" w:type="dxa"/>
            <w:vAlign w:val="center"/>
          </w:tcPr>
          <w:p w14:paraId="2E3B8B37">
            <w:pPr>
              <w:spacing w:line="240" w:lineRule="auto"/>
              <w:jc w:val="center"/>
              <w:rPr>
                <w:rFonts w:hint="default" w:ascii="Times New Roman" w:hAnsi="Times New Roman" w:cs="Times New Roman"/>
                <w:sz w:val="21"/>
                <w:szCs w:val="21"/>
              </w:rPr>
            </w:pPr>
            <w:r>
              <w:rPr>
                <w:rFonts w:hint="default" w:ascii="Times New Roman" w:hAnsi="Times New Roman" w:cs="Times New Roman"/>
                <w:kern w:val="0"/>
                <w:sz w:val="21"/>
                <w:szCs w:val="21"/>
              </w:rPr>
              <w:t>不合格□</w:t>
            </w:r>
          </w:p>
        </w:tc>
      </w:tr>
    </w:tbl>
    <w:p w14:paraId="1DCA5F8E">
      <w:pPr>
        <w:pStyle w:val="3"/>
        <w:numPr>
          <w:ilvl w:val="1"/>
          <w:numId w:val="2"/>
        </w:numPr>
        <w:rPr>
          <w:rFonts w:hint="default" w:ascii="Times New Roman" w:hAnsi="Times New Roman" w:cs="Times New Roman"/>
        </w:rPr>
      </w:pPr>
      <w:bookmarkStart w:id="57" w:name="_Toc6876"/>
      <w:bookmarkStart w:id="58" w:name="_Toc16806"/>
      <w:bookmarkStart w:id="59" w:name="_通讯测试"/>
      <w:r>
        <w:rPr>
          <w:rFonts w:hint="default" w:ascii="Times New Roman" w:hAnsi="Times New Roman" w:cs="Times New Roman"/>
        </w:rPr>
        <w:t>通讯测试</w:t>
      </w:r>
      <w:bookmarkEnd w:id="57"/>
      <w:bookmarkEnd w:id="58"/>
    </w:p>
    <w:bookmarkEnd w:id="59"/>
    <w:p w14:paraId="5C259099">
      <w:pPr>
        <w:pStyle w:val="3"/>
        <w:numPr>
          <w:ilvl w:val="2"/>
          <w:numId w:val="2"/>
        </w:numPr>
        <w:rPr>
          <w:rFonts w:hint="default" w:ascii="Times New Roman" w:hAnsi="Times New Roman" w:cs="Times New Roman"/>
        </w:rPr>
      </w:pPr>
      <w:bookmarkStart w:id="60" w:name="_Toc6247"/>
      <w:bookmarkStart w:id="61" w:name="_Toc28241"/>
      <w:bookmarkStart w:id="62" w:name="_模块数据测试"/>
      <w:r>
        <w:rPr>
          <w:rFonts w:hint="default" w:ascii="Times New Roman" w:hAnsi="Times New Roman" w:cs="Times New Roman"/>
          <w:sz w:val="24"/>
          <w:szCs w:val="24"/>
        </w:rPr>
        <w:t>模块数据测试</w:t>
      </w:r>
      <w:bookmarkEnd w:id="60"/>
      <w:bookmarkEnd w:id="61"/>
    </w:p>
    <w:bookmarkEnd w:id="62"/>
    <w:p w14:paraId="6ABFF9B4">
      <w:pPr>
        <w:rPr>
          <w:rFonts w:hint="default" w:ascii="Times New Roman" w:hAnsi="Times New Roman" w:cs="Times New Roman"/>
        </w:rPr>
      </w:pPr>
      <w:r>
        <w:rPr>
          <w:rFonts w:hint="default" w:ascii="Times New Roman" w:hAnsi="Times New Roman" w:cs="Times New Roman"/>
          <w:b/>
          <w:szCs w:val="28"/>
        </w:rPr>
        <w:t>测试标准</w:t>
      </w:r>
    </w:p>
    <w:p w14:paraId="4F8C3A6A">
      <w:pPr>
        <w:numPr>
          <w:ilvl w:val="0"/>
          <w:numId w:val="11"/>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实时数据更新：设备能够实时上传数据（如电压、电流、功率等），且数据在EMS界面中及时更新</w:t>
      </w:r>
      <w:r>
        <w:rPr>
          <w:rFonts w:hint="eastAsia" w:ascii="Times New Roman" w:hAnsi="Times New Roman" w:cs="Times New Roman"/>
          <w:szCs w:val="24"/>
          <w:lang w:val="en-US" w:eastAsia="zh-CN"/>
        </w:rPr>
        <w:t>；</w:t>
      </w:r>
    </w:p>
    <w:p w14:paraId="065BD7E3">
      <w:pPr>
        <w:numPr>
          <w:ilvl w:val="0"/>
          <w:numId w:val="11"/>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通讯状态显示：EMS系统显示设备通讯状态为“正常”或“在线”，无“离线”或“通讯中断”提示</w:t>
      </w:r>
      <w:r>
        <w:rPr>
          <w:rFonts w:hint="eastAsia" w:ascii="Times New Roman" w:hAnsi="Times New Roman" w:cs="Times New Roman"/>
          <w:szCs w:val="24"/>
          <w:lang w:val="en-US" w:eastAsia="zh-CN"/>
        </w:rPr>
        <w:t>；</w:t>
      </w:r>
    </w:p>
    <w:p w14:paraId="6B07FEFE">
      <w:pPr>
        <w:numPr>
          <w:ilvl w:val="0"/>
          <w:numId w:val="11"/>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无报警信息：系统无通讯故障或数据异常的报警信息</w:t>
      </w:r>
      <w:r>
        <w:rPr>
          <w:rFonts w:hint="eastAsia" w:ascii="Times New Roman" w:hAnsi="Times New Roman" w:cs="Times New Roman"/>
          <w:szCs w:val="24"/>
          <w:lang w:val="en-US" w:eastAsia="zh-CN"/>
        </w:rPr>
        <w:t>；</w:t>
      </w:r>
    </w:p>
    <w:p w14:paraId="1C6716FC">
      <w:pPr>
        <w:numPr>
          <w:ilvl w:val="0"/>
          <w:numId w:val="11"/>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数据一致性：上传数据与设备实际运行状态一致，无异常波动或错误</w:t>
      </w:r>
      <w:r>
        <w:rPr>
          <w:rFonts w:hint="eastAsia" w:ascii="Times New Roman" w:hAnsi="Times New Roman" w:cs="Times New Roman"/>
          <w:szCs w:val="24"/>
          <w:lang w:val="en-US" w:eastAsia="zh-CN"/>
        </w:rPr>
        <w:t>；</w:t>
      </w:r>
    </w:p>
    <w:p w14:paraId="4006AAFD">
      <w:pPr>
        <w:numPr>
          <w:ilvl w:val="0"/>
          <w:numId w:val="11"/>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响应迅速：对EMS的指令（如开关控制、参数调整）能够快速响应并执行</w:t>
      </w:r>
      <w:r>
        <w:rPr>
          <w:rFonts w:hint="eastAsia" w:ascii="Times New Roman" w:hAnsi="Times New Roman" w:cs="Times New Roman"/>
          <w:szCs w:val="24"/>
          <w:lang w:val="en-US" w:eastAsia="zh-CN"/>
        </w:rPr>
        <w:t>；</w:t>
      </w:r>
    </w:p>
    <w:p w14:paraId="615A14A4">
      <w:pPr>
        <w:numPr>
          <w:ilvl w:val="0"/>
          <w:numId w:val="11"/>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历史数据完整：历史数据记录完整，无缺失或中断</w:t>
      </w:r>
      <w:r>
        <w:rPr>
          <w:rFonts w:hint="eastAsia" w:ascii="Times New Roman" w:hAnsi="Times New Roman" w:cs="Times New Roman"/>
          <w:szCs w:val="24"/>
          <w:lang w:val="en-US" w:eastAsia="zh-CN"/>
        </w:rPr>
        <w:t>；</w:t>
      </w:r>
    </w:p>
    <w:p w14:paraId="7D9C31F2">
      <w:pPr>
        <w:numPr>
          <w:ilvl w:val="0"/>
          <w:numId w:val="11"/>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网络稳定：网络连接稳定，延迟低，丢包率在可接受范围内</w:t>
      </w:r>
      <w:r>
        <w:rPr>
          <w:rFonts w:hint="eastAsia" w:ascii="Times New Roman" w:hAnsi="Times New Roman" w:cs="Times New Roman"/>
          <w:szCs w:val="24"/>
          <w:lang w:val="en-US" w:eastAsia="zh-CN"/>
        </w:rPr>
        <w:t>；</w:t>
      </w:r>
    </w:p>
    <w:p w14:paraId="007D97A5">
      <w:pPr>
        <w:numPr>
          <w:ilvl w:val="0"/>
          <w:numId w:val="11"/>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设备状态同步：设备状态（如运行、停机、故障）与EMS显示同步，无滞后</w:t>
      </w:r>
      <w:r>
        <w:rPr>
          <w:rFonts w:hint="eastAsia" w:ascii="Times New Roman" w:hAnsi="Times New Roman" w:cs="Times New Roman"/>
          <w:szCs w:val="24"/>
          <w:lang w:val="en-US" w:eastAsia="zh-CN"/>
        </w:rPr>
        <w:t>；</w:t>
      </w:r>
    </w:p>
    <w:p w14:paraId="5AA67B79">
      <w:pPr>
        <w:numPr>
          <w:ilvl w:val="0"/>
          <w:numId w:val="11"/>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日志记录正常：通讯日志无错误记录，显示通讯正常</w:t>
      </w:r>
      <w:r>
        <w:rPr>
          <w:rFonts w:hint="eastAsia" w:ascii="Times New Roman" w:hAnsi="Times New Roman" w:cs="Times New Roman"/>
          <w:szCs w:val="24"/>
          <w:lang w:val="en-US" w:eastAsia="zh-CN"/>
        </w:rPr>
        <w:t>；</w:t>
      </w:r>
    </w:p>
    <w:p w14:paraId="4A96ED37">
      <w:pPr>
        <w:numPr>
          <w:ilvl w:val="0"/>
          <w:numId w:val="11"/>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系统集成正常：设备与EMS的其他功能模块（如报警、报表）集成正常，数据交互无误</w:t>
      </w:r>
      <w:r>
        <w:rPr>
          <w:rFonts w:hint="eastAsia" w:ascii="Times New Roman" w:hAnsi="Times New Roman" w:cs="Times New Roman"/>
          <w:szCs w:val="24"/>
          <w:lang w:val="en-US" w:eastAsia="zh-CN"/>
        </w:rPr>
        <w:t>。</w:t>
      </w:r>
    </w:p>
    <w:p w14:paraId="24429F3F">
      <w:pPr>
        <w:rPr>
          <w:rFonts w:hint="default" w:ascii="Times New Roman" w:hAnsi="Times New Roman" w:eastAsia="宋体" w:cs="Times New Roman"/>
          <w:b/>
          <w:szCs w:val="28"/>
          <w:lang w:val="en-US" w:eastAsia="zh-CN"/>
        </w:rPr>
      </w:pPr>
      <w:r>
        <w:rPr>
          <w:rFonts w:hint="default" w:ascii="Times New Roman" w:hAnsi="Times New Roman" w:cs="Times New Roman"/>
          <w:b/>
          <w:szCs w:val="28"/>
        </w:rPr>
        <w:t>测试数据</w:t>
      </w:r>
    </w:p>
    <w:p w14:paraId="78CB2211">
      <w:pPr>
        <w:numPr>
          <w:ilvl w:val="0"/>
          <w:numId w:val="12"/>
        </w:numPr>
        <w:rPr>
          <w:rFonts w:hint="default" w:ascii="Times New Roman" w:hAnsi="Times New Roman" w:cs="Times New Roman"/>
          <w:szCs w:val="24"/>
        </w:rPr>
      </w:pPr>
      <w:r>
        <w:rPr>
          <w:rFonts w:hint="default" w:ascii="Times New Roman" w:hAnsi="Times New Roman" w:cs="Times New Roman"/>
          <w:b/>
          <w:szCs w:val="28"/>
        </w:rPr>
        <w:tab/>
      </w:r>
      <w:r>
        <w:rPr>
          <w:rFonts w:hint="default" w:ascii="Times New Roman" w:hAnsi="Times New Roman" w:cs="Times New Roman"/>
          <w:szCs w:val="24"/>
        </w:rPr>
        <w:t>EMS</w:t>
      </w:r>
      <w:r>
        <w:rPr>
          <w:rFonts w:hint="default" w:ascii="Times New Roman" w:hAnsi="Times New Roman" w:cs="Times New Roman"/>
          <w:szCs w:val="24"/>
          <w:lang w:eastAsia="zh-CN"/>
        </w:rPr>
        <w:t>、</w:t>
      </w:r>
      <w:r>
        <w:rPr>
          <w:rFonts w:hint="default" w:ascii="Times New Roman" w:hAnsi="Times New Roman" w:cs="Times New Roman"/>
          <w:szCs w:val="24"/>
          <w:lang w:val="en-US" w:eastAsia="zh-CN"/>
        </w:rPr>
        <w:t>BMS与</w:t>
      </w:r>
      <w:r>
        <w:rPr>
          <w:rFonts w:hint="default" w:ascii="Times New Roman" w:hAnsi="Times New Roman" w:cs="Times New Roman"/>
          <w:szCs w:val="24"/>
        </w:rPr>
        <w:t>IO模块、电表、温湿度控制器等设备通讯正常，</w:t>
      </w:r>
      <w:r>
        <w:rPr>
          <w:rFonts w:hint="default" w:ascii="Times New Roman" w:hAnsi="Times New Roman" w:cs="Times New Roman"/>
          <w:szCs w:val="24"/>
          <w:lang w:val="en-US" w:eastAsia="zh-CN"/>
        </w:rPr>
        <w:t>EMS、BMS显示数据与设备一致</w:t>
      </w:r>
    </w:p>
    <w:p w14:paraId="582F7177">
      <w:pPr>
        <w:numPr>
          <w:ilvl w:val="0"/>
          <w:numId w:val="12"/>
        </w:numPr>
        <w:rPr>
          <w:rFonts w:hint="default" w:ascii="Times New Roman" w:hAnsi="Times New Roman" w:cs="Times New Roman"/>
          <w:szCs w:val="24"/>
        </w:rPr>
      </w:pPr>
      <w:r>
        <w:rPr>
          <w:rFonts w:hint="default" w:ascii="Times New Roman" w:hAnsi="Times New Roman" w:cs="Times New Roman"/>
          <w:szCs w:val="24"/>
        </w:rPr>
        <w:t>EMS与</w:t>
      </w:r>
      <w:r>
        <w:rPr>
          <w:rFonts w:hint="default" w:ascii="Times New Roman" w:hAnsi="Times New Roman" w:cs="Times New Roman"/>
          <w:szCs w:val="24"/>
          <w:lang w:val="en-US" w:eastAsia="zh-CN"/>
        </w:rPr>
        <w:t>PCS、BMS</w:t>
      </w:r>
      <w:r>
        <w:rPr>
          <w:rFonts w:hint="default" w:ascii="Times New Roman" w:hAnsi="Times New Roman" w:cs="Times New Roman"/>
          <w:szCs w:val="24"/>
        </w:rPr>
        <w:t>通讯正常，</w:t>
      </w:r>
      <w:r>
        <w:rPr>
          <w:rFonts w:hint="default" w:ascii="Times New Roman" w:hAnsi="Times New Roman" w:cs="Times New Roman"/>
          <w:szCs w:val="24"/>
          <w:lang w:val="en-US" w:eastAsia="zh-CN"/>
        </w:rPr>
        <w:t>EMS显示数据与设备一致</w:t>
      </w:r>
    </w:p>
    <w:p w14:paraId="353BD869">
      <w:pPr>
        <w:numPr>
          <w:ilvl w:val="0"/>
          <w:numId w:val="12"/>
        </w:numPr>
        <w:rPr>
          <w:rFonts w:hint="default" w:ascii="Times New Roman" w:hAnsi="Times New Roman" w:cs="Times New Roman"/>
          <w:szCs w:val="24"/>
        </w:rPr>
      </w:pPr>
      <w:r>
        <w:rPr>
          <w:rFonts w:hint="default" w:ascii="Times New Roman" w:hAnsi="Times New Roman" w:cs="Times New Roman"/>
          <w:szCs w:val="24"/>
          <w:lang w:val="en-US" w:eastAsia="zh-CN"/>
        </w:rPr>
        <w:t>如产品规格书中包含多台并机场景需模拟多台并联</w:t>
      </w:r>
      <w:r>
        <w:rPr>
          <w:rFonts w:hint="default" w:ascii="Times New Roman" w:hAnsi="Times New Roman" w:cs="Times New Roman"/>
          <w:szCs w:val="24"/>
        </w:rPr>
        <w:t>；</w:t>
      </w:r>
    </w:p>
    <w:p w14:paraId="4816C3CE">
      <w:pPr>
        <w:rPr>
          <w:rFonts w:hint="default" w:ascii="Times New Roman" w:hAnsi="Times New Roman" w:cs="Times New Roman"/>
          <w:b/>
          <w:szCs w:val="28"/>
        </w:rPr>
      </w:pPr>
      <w:r>
        <w:rPr>
          <w:rFonts w:hint="default" w:ascii="Times New Roman" w:hAnsi="Times New Roman" w:cs="Times New Roman"/>
          <w:b/>
          <w:szCs w:val="28"/>
        </w:rPr>
        <w:t>测试结论</w:t>
      </w:r>
    </w:p>
    <w:p w14:paraId="68F1011C">
      <w:pPr>
        <w:ind w:firstLine="480" w:firstLineChars="200"/>
        <w:rPr>
          <w:rFonts w:hint="default" w:ascii="Times New Roman" w:hAnsi="Times New Roman" w:eastAsia="宋体" w:cs="Times New Roman"/>
          <w:lang w:val="en-US" w:eastAsia="zh-CN"/>
        </w:rPr>
      </w:pPr>
      <w:bookmarkStart w:id="63" w:name="_报警和保护测试"/>
      <w:r>
        <w:rPr>
          <w:rFonts w:hint="default" w:ascii="Times New Roman" w:hAnsi="Times New Roman" w:cs="Times New Roman"/>
          <w:lang w:val="en-US" w:eastAsia="zh-CN"/>
        </w:rPr>
        <w:t>无问题Pass，存在异常现象NG</w:t>
      </w:r>
    </w:p>
    <w:p w14:paraId="0D1EF318">
      <w:pPr>
        <w:pStyle w:val="3"/>
        <w:numPr>
          <w:ilvl w:val="2"/>
          <w:numId w:val="2"/>
        </w:numPr>
        <w:rPr>
          <w:rFonts w:hint="default" w:ascii="Times New Roman" w:hAnsi="Times New Roman" w:cs="Times New Roman"/>
          <w:sz w:val="24"/>
          <w:szCs w:val="24"/>
        </w:rPr>
      </w:pPr>
      <w:bookmarkStart w:id="64" w:name="_Toc16891"/>
      <w:r>
        <w:rPr>
          <w:rFonts w:hint="default" w:ascii="Times New Roman" w:hAnsi="Times New Roman" w:cs="Times New Roman"/>
          <w:sz w:val="24"/>
          <w:szCs w:val="24"/>
        </w:rPr>
        <w:t>报警和保护测试</w:t>
      </w:r>
      <w:bookmarkEnd w:id="64"/>
    </w:p>
    <w:bookmarkEnd w:id="63"/>
    <w:p w14:paraId="59CBF4A4">
      <w:pPr>
        <w:pStyle w:val="3"/>
        <w:numPr>
          <w:ilvl w:val="3"/>
          <w:numId w:val="2"/>
        </w:numPr>
        <w:rPr>
          <w:rFonts w:hint="default" w:ascii="Times New Roman" w:hAnsi="Times New Roman" w:cs="Times New Roman"/>
          <w:sz w:val="24"/>
          <w:szCs w:val="24"/>
        </w:rPr>
      </w:pPr>
      <w:bookmarkStart w:id="65" w:name="_Toc21799"/>
      <w:bookmarkStart w:id="66" w:name="_BMS"/>
      <w:r>
        <w:rPr>
          <w:rFonts w:hint="default" w:ascii="Times New Roman" w:hAnsi="Times New Roman" w:cs="Times New Roman"/>
          <w:sz w:val="24"/>
          <w:szCs w:val="24"/>
        </w:rPr>
        <w:t>BMS</w:t>
      </w:r>
      <w:bookmarkEnd w:id="65"/>
    </w:p>
    <w:p w14:paraId="28787087">
      <w:pPr>
        <w:rPr>
          <w:rFonts w:hint="default" w:ascii="Times New Roman" w:hAnsi="Times New Roman" w:cs="Times New Roman"/>
          <w:szCs w:val="24"/>
        </w:rPr>
      </w:pPr>
      <w:r>
        <w:rPr>
          <w:rFonts w:hint="default" w:ascii="Times New Roman" w:hAnsi="Times New Roman" w:cs="Times New Roman"/>
          <w:b/>
          <w:szCs w:val="24"/>
        </w:rPr>
        <w:t>测试标准</w:t>
      </w:r>
    </w:p>
    <w:bookmarkEnd w:id="66"/>
    <w:p w14:paraId="50EA59DF">
      <w:pPr>
        <w:numPr>
          <w:ilvl w:val="0"/>
          <w:numId w:val="13"/>
        </w:numPr>
        <w:rPr>
          <w:rFonts w:hint="default" w:ascii="Times New Roman" w:hAnsi="Times New Roman" w:cs="Times New Roman"/>
          <w:szCs w:val="24"/>
        </w:rPr>
      </w:pPr>
      <w:r>
        <w:rPr>
          <w:rFonts w:hint="default" w:ascii="Times New Roman" w:hAnsi="Times New Roman" w:cs="Times New Roman"/>
          <w:szCs w:val="24"/>
          <w:lang w:val="en-US" w:eastAsia="zh-CN"/>
        </w:rPr>
        <w:t>EMS与BMS正常后，可使用EMS历史记录功能确认报警信息；</w:t>
      </w:r>
    </w:p>
    <w:p w14:paraId="071B10F2">
      <w:pPr>
        <w:numPr>
          <w:ilvl w:val="0"/>
          <w:numId w:val="13"/>
        </w:numPr>
        <w:rPr>
          <w:rFonts w:hint="default" w:ascii="Times New Roman" w:hAnsi="Times New Roman" w:cs="Times New Roman"/>
          <w:szCs w:val="24"/>
        </w:rPr>
      </w:pPr>
      <w:r>
        <w:rPr>
          <w:rFonts w:hint="default" w:ascii="Times New Roman" w:hAnsi="Times New Roman" w:cs="Times New Roman"/>
          <w:szCs w:val="24"/>
        </w:rPr>
        <w:t>BMS管理系统包含的一级告警、二级告警、三级告警应通过修改定值方式进行触发；</w:t>
      </w:r>
    </w:p>
    <w:p w14:paraId="6E0AC1D7">
      <w:pPr>
        <w:numPr>
          <w:ilvl w:val="0"/>
          <w:numId w:val="13"/>
        </w:numPr>
        <w:rPr>
          <w:rFonts w:hint="default" w:ascii="Times New Roman" w:hAnsi="Times New Roman" w:cs="Times New Roman"/>
          <w:szCs w:val="24"/>
        </w:rPr>
      </w:pPr>
      <w:r>
        <w:rPr>
          <w:rFonts w:hint="default" w:ascii="Times New Roman" w:hAnsi="Times New Roman" w:cs="Times New Roman"/>
          <w:szCs w:val="24"/>
        </w:rPr>
        <w:t>BMS管理系统触发报警信息时PCS与上位机工具应按照通讯设计逻辑同步告警，且上位机工具提示报警信息应保持一致；</w:t>
      </w:r>
    </w:p>
    <w:p w14:paraId="439F3762">
      <w:pPr>
        <w:numPr>
          <w:ilvl w:val="0"/>
          <w:numId w:val="13"/>
        </w:numPr>
        <w:rPr>
          <w:rFonts w:hint="default" w:ascii="Times New Roman" w:hAnsi="Times New Roman" w:cs="Times New Roman"/>
          <w:szCs w:val="24"/>
        </w:rPr>
      </w:pPr>
      <w:r>
        <w:rPr>
          <w:rFonts w:hint="default" w:ascii="Times New Roman" w:hAnsi="Times New Roman" w:cs="Times New Roman"/>
          <w:szCs w:val="24"/>
          <w:lang w:val="en-US" w:eastAsia="zh-CN"/>
        </w:rPr>
        <w:t>BMS二级报警不会断开主接触器，三级报警断开主接触器。</w:t>
      </w:r>
    </w:p>
    <w:p w14:paraId="7F797025">
      <w:pPr>
        <w:rPr>
          <w:rFonts w:hint="default" w:ascii="Times New Roman" w:hAnsi="Times New Roman" w:cs="Times New Roman"/>
          <w:b/>
          <w:szCs w:val="24"/>
        </w:rPr>
      </w:pPr>
      <w:r>
        <w:rPr>
          <w:rFonts w:hint="default" w:ascii="Times New Roman" w:hAnsi="Times New Roman" w:cs="Times New Roman"/>
          <w:b/>
          <w:szCs w:val="24"/>
        </w:rPr>
        <w:t>测试数据</w:t>
      </w:r>
    </w:p>
    <w:p w14:paraId="0D63F157">
      <w:pPr>
        <w:numPr>
          <w:ilvl w:val="0"/>
          <w:numId w:val="14"/>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必测报警项</w:t>
      </w:r>
    </w:p>
    <w:tbl>
      <w:tblPr>
        <w:tblStyle w:val="14"/>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4382"/>
        <w:gridCol w:w="2657"/>
      </w:tblGrid>
      <w:tr w14:paraId="48E0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Align w:val="center"/>
          </w:tcPr>
          <w:p w14:paraId="419F1544">
            <w:pPr>
              <w:jc w:val="center"/>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报警项</w:t>
            </w:r>
          </w:p>
        </w:tc>
        <w:tc>
          <w:tcPr>
            <w:tcW w:w="4382" w:type="dxa"/>
            <w:vAlign w:val="center"/>
          </w:tcPr>
          <w:p w14:paraId="1530A916">
            <w:pPr>
              <w:jc w:val="center"/>
              <w:rPr>
                <w:rFonts w:hint="default" w:ascii="Times New Roman" w:hAnsi="Times New Roman" w:cs="Times New Roman"/>
                <w:lang w:val="en-US" w:eastAsia="zh-CN"/>
              </w:rPr>
            </w:pPr>
            <w:r>
              <w:rPr>
                <w:rFonts w:hint="default" w:ascii="Times New Roman" w:hAnsi="Times New Roman" w:cs="Times New Roman"/>
                <w:lang w:val="en-US" w:eastAsia="zh-CN"/>
              </w:rPr>
              <w:t>测试方法</w:t>
            </w:r>
          </w:p>
        </w:tc>
        <w:tc>
          <w:tcPr>
            <w:tcW w:w="2657" w:type="dxa"/>
            <w:vAlign w:val="center"/>
          </w:tcPr>
          <w:p w14:paraId="41E75984">
            <w:pPr>
              <w:jc w:val="center"/>
              <w:rPr>
                <w:rFonts w:hint="default" w:ascii="Times New Roman" w:hAnsi="Times New Roman" w:cs="Times New Roman"/>
                <w:lang w:val="en-US" w:eastAsia="zh-CN"/>
              </w:rPr>
            </w:pPr>
            <w:r>
              <w:rPr>
                <w:rFonts w:hint="default" w:ascii="Times New Roman" w:hAnsi="Times New Roman" w:cs="Times New Roman"/>
                <w:lang w:val="en-US" w:eastAsia="zh-CN"/>
              </w:rPr>
              <w:t>现象</w:t>
            </w:r>
          </w:p>
        </w:tc>
      </w:tr>
      <w:tr w14:paraId="77413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Align w:val="center"/>
          </w:tcPr>
          <w:p w14:paraId="3924A5E4">
            <w:pPr>
              <w:jc w:val="center"/>
              <w:rPr>
                <w:rFonts w:hint="default" w:ascii="Times New Roman" w:hAnsi="Times New Roman" w:eastAsia="宋体" w:cs="Times New Roman"/>
                <w:lang w:val="en-US" w:eastAsia="zh-CN"/>
              </w:rPr>
            </w:pPr>
            <w:r>
              <w:rPr>
                <w:rFonts w:hint="default" w:ascii="Times New Roman" w:hAnsi="Times New Roman" w:cs="Times New Roman"/>
                <w:szCs w:val="21"/>
                <w:lang w:val="en-US" w:eastAsia="zh-CN"/>
              </w:rPr>
              <w:t>簇</w:t>
            </w:r>
            <w:r>
              <w:rPr>
                <w:rFonts w:hint="default" w:ascii="Times New Roman" w:hAnsi="Times New Roman" w:cs="Times New Roman"/>
                <w:szCs w:val="21"/>
              </w:rPr>
              <w:t>过压</w:t>
            </w:r>
            <w:r>
              <w:rPr>
                <w:rFonts w:hint="default" w:ascii="Times New Roman" w:hAnsi="Times New Roman" w:cs="Times New Roman"/>
                <w:szCs w:val="21"/>
                <w:lang w:val="en-US" w:eastAsia="zh-CN"/>
              </w:rPr>
              <w:t>报警</w:t>
            </w:r>
          </w:p>
        </w:tc>
        <w:tc>
          <w:tcPr>
            <w:tcW w:w="4382" w:type="dxa"/>
            <w:vAlign w:val="center"/>
          </w:tcPr>
          <w:p w14:paraId="44B4E421">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电池簇总电压超过BMS设定的上限阈值</w:t>
            </w:r>
          </w:p>
        </w:tc>
        <w:tc>
          <w:tcPr>
            <w:tcW w:w="2657" w:type="dxa"/>
            <w:vAlign w:val="center"/>
          </w:tcPr>
          <w:p w14:paraId="2DEF2D97">
            <w:pPr>
              <w:jc w:val="center"/>
              <w:rPr>
                <w:rFonts w:hint="default" w:ascii="Times New Roman" w:hAnsi="Times New Roman" w:eastAsia="宋体" w:cs="Times New Roman"/>
                <w:lang w:val="en-US" w:eastAsia="zh-CN"/>
              </w:rPr>
            </w:pPr>
            <w:r>
              <w:rPr>
                <w:rFonts w:hint="default" w:ascii="Times New Roman" w:hAnsi="Times New Roman" w:eastAsia="Segoe UI" w:cs="Times New Roman"/>
                <w:i w:val="0"/>
                <w:iCs w:val="0"/>
                <w:caps w:val="0"/>
                <w:color w:val="404040"/>
                <w:spacing w:val="0"/>
                <w:sz w:val="24"/>
                <w:szCs w:val="24"/>
              </w:rPr>
              <w:t>PCS强制停止充电</w:t>
            </w:r>
          </w:p>
        </w:tc>
      </w:tr>
      <w:tr w14:paraId="2E53A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Align w:val="center"/>
          </w:tcPr>
          <w:p w14:paraId="1484B594">
            <w:pPr>
              <w:jc w:val="center"/>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簇欠压报警</w:t>
            </w:r>
          </w:p>
        </w:tc>
        <w:tc>
          <w:tcPr>
            <w:tcW w:w="4382" w:type="dxa"/>
            <w:vAlign w:val="center"/>
          </w:tcPr>
          <w:p w14:paraId="0230BB34">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电池簇总电压低于BMS设定的下限阈值</w:t>
            </w:r>
          </w:p>
        </w:tc>
        <w:tc>
          <w:tcPr>
            <w:tcW w:w="2657" w:type="dxa"/>
            <w:vAlign w:val="center"/>
          </w:tcPr>
          <w:p w14:paraId="7D20A8BD">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PCS强制停止</w:t>
            </w:r>
            <w:r>
              <w:rPr>
                <w:rFonts w:hint="default" w:ascii="Times New Roman" w:hAnsi="Times New Roman" w:cs="Times New Roman"/>
                <w:i w:val="0"/>
                <w:iCs w:val="0"/>
                <w:caps w:val="0"/>
                <w:color w:val="404040"/>
                <w:spacing w:val="0"/>
                <w:sz w:val="24"/>
                <w:szCs w:val="24"/>
                <w:lang w:val="en-US" w:eastAsia="zh-CN"/>
              </w:rPr>
              <w:t>放</w:t>
            </w:r>
            <w:r>
              <w:rPr>
                <w:rFonts w:hint="default" w:ascii="Times New Roman" w:hAnsi="Times New Roman" w:eastAsia="Segoe UI" w:cs="Times New Roman"/>
                <w:i w:val="0"/>
                <w:iCs w:val="0"/>
                <w:caps w:val="0"/>
                <w:color w:val="404040"/>
                <w:spacing w:val="0"/>
                <w:sz w:val="24"/>
                <w:szCs w:val="24"/>
              </w:rPr>
              <w:t>电</w:t>
            </w:r>
          </w:p>
        </w:tc>
      </w:tr>
      <w:tr w14:paraId="7EFB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Align w:val="center"/>
          </w:tcPr>
          <w:p w14:paraId="3D5A6869">
            <w:pPr>
              <w:jc w:val="center"/>
              <w:rPr>
                <w:rFonts w:hint="default" w:ascii="Times New Roman" w:hAnsi="Times New Roman" w:cs="Times New Roman"/>
                <w:szCs w:val="21"/>
                <w:lang w:val="en-US" w:eastAsia="zh-CN"/>
              </w:rPr>
            </w:pPr>
            <w:r>
              <w:rPr>
                <w:rFonts w:hint="default" w:ascii="Times New Roman" w:hAnsi="Times New Roman" w:cs="Times New Roman"/>
                <w:szCs w:val="21"/>
              </w:rPr>
              <w:t>放电过流</w:t>
            </w:r>
          </w:p>
        </w:tc>
        <w:tc>
          <w:tcPr>
            <w:tcW w:w="4382" w:type="dxa"/>
            <w:vAlign w:val="center"/>
          </w:tcPr>
          <w:p w14:paraId="245311B8">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放电电流超过BMS设定的最大允许值</w:t>
            </w:r>
          </w:p>
        </w:tc>
        <w:tc>
          <w:tcPr>
            <w:tcW w:w="2657" w:type="dxa"/>
            <w:vAlign w:val="center"/>
          </w:tcPr>
          <w:p w14:paraId="6E8C2E72">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PCS立即切断放电回路</w:t>
            </w:r>
          </w:p>
        </w:tc>
      </w:tr>
      <w:tr w14:paraId="47DB3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vAlign w:val="center"/>
          </w:tcPr>
          <w:p w14:paraId="563F43BA">
            <w:pPr>
              <w:jc w:val="center"/>
              <w:rPr>
                <w:rFonts w:hint="default" w:ascii="Times New Roman" w:hAnsi="Times New Roman" w:cs="Times New Roman"/>
                <w:szCs w:val="21"/>
              </w:rPr>
            </w:pPr>
            <w:r>
              <w:rPr>
                <w:rFonts w:hint="default" w:ascii="Times New Roman" w:hAnsi="Times New Roman" w:cs="Times New Roman"/>
                <w:szCs w:val="21"/>
              </w:rPr>
              <w:t>充电过流</w:t>
            </w:r>
          </w:p>
        </w:tc>
        <w:tc>
          <w:tcPr>
            <w:tcW w:w="4382" w:type="dxa"/>
            <w:vAlign w:val="center"/>
          </w:tcPr>
          <w:p w14:paraId="6EB27E49">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放电电流超过BMS设定的最大允许值</w:t>
            </w:r>
          </w:p>
        </w:tc>
        <w:tc>
          <w:tcPr>
            <w:tcW w:w="2657" w:type="dxa"/>
            <w:vAlign w:val="center"/>
          </w:tcPr>
          <w:p w14:paraId="4E58EB27">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PCS立即切断</w:t>
            </w:r>
            <w:r>
              <w:rPr>
                <w:rFonts w:hint="default" w:ascii="Times New Roman" w:hAnsi="Times New Roman" w:cs="Times New Roman"/>
                <w:i w:val="0"/>
                <w:iCs w:val="0"/>
                <w:caps w:val="0"/>
                <w:color w:val="404040"/>
                <w:spacing w:val="0"/>
                <w:sz w:val="24"/>
                <w:szCs w:val="24"/>
                <w:lang w:val="en-US" w:eastAsia="zh-CN"/>
              </w:rPr>
              <w:t>充</w:t>
            </w:r>
            <w:r>
              <w:rPr>
                <w:rFonts w:hint="default" w:ascii="Times New Roman" w:hAnsi="Times New Roman" w:eastAsia="Segoe UI" w:cs="Times New Roman"/>
                <w:i w:val="0"/>
                <w:iCs w:val="0"/>
                <w:caps w:val="0"/>
                <w:color w:val="404040"/>
                <w:spacing w:val="0"/>
                <w:sz w:val="24"/>
                <w:szCs w:val="24"/>
              </w:rPr>
              <w:t>电回路</w:t>
            </w:r>
          </w:p>
        </w:tc>
      </w:tr>
      <w:tr w14:paraId="015C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shd w:val="clear" w:color="auto" w:fill="auto"/>
            <w:vAlign w:val="center"/>
          </w:tcPr>
          <w:p w14:paraId="0B5E59CD">
            <w:pPr>
              <w:jc w:val="center"/>
              <w:rPr>
                <w:rFonts w:hint="default" w:ascii="Times New Roman" w:hAnsi="Times New Roman" w:eastAsia="宋体" w:cs="Times New Roman"/>
                <w:kern w:val="2"/>
                <w:sz w:val="24"/>
                <w:szCs w:val="21"/>
                <w:lang w:val="en-US" w:eastAsia="zh-CN" w:bidi="ar-SA"/>
              </w:rPr>
            </w:pPr>
            <w:r>
              <w:rPr>
                <w:rFonts w:hint="default" w:ascii="Times New Roman" w:hAnsi="Times New Roman" w:cs="Times New Roman"/>
                <w:szCs w:val="21"/>
              </w:rPr>
              <w:t>模组过压</w:t>
            </w:r>
          </w:p>
        </w:tc>
        <w:tc>
          <w:tcPr>
            <w:tcW w:w="4382" w:type="dxa"/>
            <w:vAlign w:val="center"/>
          </w:tcPr>
          <w:p w14:paraId="0ED8FA0E">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某电池模组电压显著高于同簇其他模组</w:t>
            </w:r>
          </w:p>
        </w:tc>
        <w:tc>
          <w:tcPr>
            <w:tcW w:w="2657" w:type="dxa"/>
            <w:vAlign w:val="center"/>
          </w:tcPr>
          <w:p w14:paraId="53874030">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PCS强制停止充电</w:t>
            </w:r>
          </w:p>
        </w:tc>
      </w:tr>
      <w:tr w14:paraId="355D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shd w:val="clear" w:color="auto" w:fill="auto"/>
            <w:vAlign w:val="center"/>
          </w:tcPr>
          <w:p w14:paraId="1D32773E">
            <w:pPr>
              <w:jc w:val="center"/>
              <w:rPr>
                <w:rFonts w:hint="default" w:ascii="Times New Roman" w:hAnsi="Times New Roman" w:eastAsia="宋体" w:cs="Times New Roman"/>
                <w:kern w:val="2"/>
                <w:sz w:val="24"/>
                <w:szCs w:val="21"/>
                <w:lang w:val="en-US" w:eastAsia="zh-CN" w:bidi="ar-SA"/>
              </w:rPr>
            </w:pPr>
            <w:r>
              <w:rPr>
                <w:rFonts w:hint="default" w:ascii="Times New Roman" w:hAnsi="Times New Roman" w:cs="Times New Roman"/>
                <w:szCs w:val="21"/>
              </w:rPr>
              <w:t>模组</w:t>
            </w:r>
            <w:r>
              <w:rPr>
                <w:rFonts w:hint="default" w:ascii="Times New Roman" w:hAnsi="Times New Roman" w:cs="Times New Roman"/>
                <w:szCs w:val="21"/>
                <w:lang w:val="en-US" w:eastAsia="zh-CN"/>
              </w:rPr>
              <w:t>欠</w:t>
            </w:r>
            <w:r>
              <w:rPr>
                <w:rFonts w:hint="default" w:ascii="Times New Roman" w:hAnsi="Times New Roman" w:cs="Times New Roman"/>
                <w:szCs w:val="21"/>
              </w:rPr>
              <w:t>压</w:t>
            </w:r>
          </w:p>
        </w:tc>
        <w:tc>
          <w:tcPr>
            <w:tcW w:w="4382" w:type="dxa"/>
            <w:vAlign w:val="center"/>
          </w:tcPr>
          <w:p w14:paraId="215CC502">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某电池模组电压显著低于同簇其他模组</w:t>
            </w:r>
          </w:p>
        </w:tc>
        <w:tc>
          <w:tcPr>
            <w:tcW w:w="2657" w:type="dxa"/>
            <w:vAlign w:val="center"/>
          </w:tcPr>
          <w:p w14:paraId="5671F325">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PCS强制停止</w:t>
            </w:r>
            <w:r>
              <w:rPr>
                <w:rFonts w:hint="default" w:ascii="Times New Roman" w:hAnsi="Times New Roman" w:cs="Times New Roman"/>
                <w:i w:val="0"/>
                <w:iCs w:val="0"/>
                <w:caps w:val="0"/>
                <w:color w:val="404040"/>
                <w:spacing w:val="0"/>
                <w:sz w:val="24"/>
                <w:szCs w:val="24"/>
                <w:lang w:val="en-US" w:eastAsia="zh-CN"/>
              </w:rPr>
              <w:t>放</w:t>
            </w:r>
            <w:r>
              <w:rPr>
                <w:rFonts w:hint="default" w:ascii="Times New Roman" w:hAnsi="Times New Roman" w:eastAsia="Segoe UI" w:cs="Times New Roman"/>
                <w:i w:val="0"/>
                <w:iCs w:val="0"/>
                <w:caps w:val="0"/>
                <w:color w:val="404040"/>
                <w:spacing w:val="0"/>
                <w:sz w:val="24"/>
                <w:szCs w:val="24"/>
              </w:rPr>
              <w:t>电</w:t>
            </w:r>
          </w:p>
        </w:tc>
      </w:tr>
      <w:tr w14:paraId="24CCD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shd w:val="clear" w:color="auto" w:fill="auto"/>
            <w:vAlign w:val="center"/>
          </w:tcPr>
          <w:p w14:paraId="5BD3D1AA">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cs="Times New Roman"/>
                <w:lang w:val="en-US" w:eastAsia="zh-CN"/>
              </w:rPr>
              <w:t>单体过压</w:t>
            </w:r>
          </w:p>
        </w:tc>
        <w:tc>
          <w:tcPr>
            <w:tcW w:w="4382" w:type="dxa"/>
            <w:vAlign w:val="center"/>
          </w:tcPr>
          <w:p w14:paraId="022C63E6">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单体电压</w:t>
            </w:r>
            <w:r>
              <w:rPr>
                <w:rFonts w:hint="default" w:ascii="Times New Roman" w:hAnsi="Times New Roman" w:eastAsia="Segoe UI" w:cs="Times New Roman"/>
                <w:i w:val="0"/>
                <w:iCs w:val="0"/>
                <w:caps w:val="0"/>
                <w:color w:val="404040"/>
                <w:spacing w:val="0"/>
                <w:sz w:val="24"/>
                <w:szCs w:val="24"/>
              </w:rPr>
              <w:t>超过BMS设定的最大允许值</w:t>
            </w:r>
          </w:p>
        </w:tc>
        <w:tc>
          <w:tcPr>
            <w:tcW w:w="2657" w:type="dxa"/>
            <w:shd w:val="clear" w:color="auto" w:fill="auto"/>
            <w:vAlign w:val="center"/>
          </w:tcPr>
          <w:p w14:paraId="43C6E887">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eastAsia="Segoe UI" w:cs="Times New Roman"/>
                <w:i w:val="0"/>
                <w:iCs w:val="0"/>
                <w:caps w:val="0"/>
                <w:color w:val="404040"/>
                <w:spacing w:val="0"/>
                <w:sz w:val="24"/>
                <w:szCs w:val="24"/>
              </w:rPr>
              <w:t>PCS强制停止充电</w:t>
            </w:r>
          </w:p>
        </w:tc>
      </w:tr>
      <w:tr w14:paraId="20EE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shd w:val="clear" w:color="auto" w:fill="auto"/>
            <w:vAlign w:val="center"/>
          </w:tcPr>
          <w:p w14:paraId="36E8B922">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cs="Times New Roman"/>
                <w:lang w:val="en-US" w:eastAsia="zh-CN"/>
              </w:rPr>
              <w:t>单体欠压</w:t>
            </w:r>
          </w:p>
        </w:tc>
        <w:tc>
          <w:tcPr>
            <w:tcW w:w="4382" w:type="dxa"/>
            <w:vAlign w:val="center"/>
          </w:tcPr>
          <w:p w14:paraId="6E3843D5">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单体电压低于</w:t>
            </w:r>
            <w:r>
              <w:rPr>
                <w:rFonts w:hint="default" w:ascii="Times New Roman" w:hAnsi="Times New Roman" w:eastAsia="Segoe UI" w:cs="Times New Roman"/>
                <w:i w:val="0"/>
                <w:iCs w:val="0"/>
                <w:caps w:val="0"/>
                <w:color w:val="404040"/>
                <w:spacing w:val="0"/>
                <w:sz w:val="24"/>
                <w:szCs w:val="24"/>
              </w:rPr>
              <w:t>BMS设定的最</w:t>
            </w:r>
            <w:r>
              <w:rPr>
                <w:rFonts w:hint="default" w:ascii="Times New Roman" w:hAnsi="Times New Roman" w:cs="Times New Roman"/>
                <w:i w:val="0"/>
                <w:iCs w:val="0"/>
                <w:caps w:val="0"/>
                <w:color w:val="404040"/>
                <w:spacing w:val="0"/>
                <w:sz w:val="24"/>
                <w:szCs w:val="24"/>
                <w:lang w:val="en-US" w:eastAsia="zh-CN"/>
              </w:rPr>
              <w:t>小</w:t>
            </w:r>
            <w:r>
              <w:rPr>
                <w:rFonts w:hint="default" w:ascii="Times New Roman" w:hAnsi="Times New Roman" w:eastAsia="Segoe UI" w:cs="Times New Roman"/>
                <w:i w:val="0"/>
                <w:iCs w:val="0"/>
                <w:caps w:val="0"/>
                <w:color w:val="404040"/>
                <w:spacing w:val="0"/>
                <w:sz w:val="24"/>
                <w:szCs w:val="24"/>
              </w:rPr>
              <w:t>允许值</w:t>
            </w:r>
          </w:p>
        </w:tc>
        <w:tc>
          <w:tcPr>
            <w:tcW w:w="2657" w:type="dxa"/>
            <w:shd w:val="clear" w:color="auto" w:fill="auto"/>
            <w:vAlign w:val="center"/>
          </w:tcPr>
          <w:p w14:paraId="4B3997EC">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eastAsia="Segoe UI" w:cs="Times New Roman"/>
                <w:i w:val="0"/>
                <w:iCs w:val="0"/>
                <w:caps w:val="0"/>
                <w:color w:val="404040"/>
                <w:spacing w:val="0"/>
                <w:sz w:val="24"/>
                <w:szCs w:val="24"/>
              </w:rPr>
              <w:t>PCS强制停止</w:t>
            </w:r>
            <w:r>
              <w:rPr>
                <w:rFonts w:hint="default" w:ascii="Times New Roman" w:hAnsi="Times New Roman" w:cs="Times New Roman"/>
                <w:i w:val="0"/>
                <w:iCs w:val="0"/>
                <w:caps w:val="0"/>
                <w:color w:val="404040"/>
                <w:spacing w:val="0"/>
                <w:sz w:val="24"/>
                <w:szCs w:val="24"/>
                <w:lang w:val="en-US" w:eastAsia="zh-CN"/>
              </w:rPr>
              <w:t>放</w:t>
            </w:r>
            <w:r>
              <w:rPr>
                <w:rFonts w:hint="default" w:ascii="Times New Roman" w:hAnsi="Times New Roman" w:eastAsia="Segoe UI" w:cs="Times New Roman"/>
                <w:i w:val="0"/>
                <w:iCs w:val="0"/>
                <w:caps w:val="0"/>
                <w:color w:val="404040"/>
                <w:spacing w:val="0"/>
                <w:sz w:val="24"/>
                <w:szCs w:val="24"/>
              </w:rPr>
              <w:t>电</w:t>
            </w:r>
          </w:p>
        </w:tc>
      </w:tr>
      <w:tr w14:paraId="315E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shd w:val="clear" w:color="auto" w:fill="auto"/>
            <w:vAlign w:val="center"/>
          </w:tcPr>
          <w:p w14:paraId="62154EFB">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cs="Times New Roman"/>
                <w:lang w:val="en-US" w:eastAsia="zh-CN"/>
              </w:rPr>
              <w:t>SOC高</w:t>
            </w:r>
          </w:p>
        </w:tc>
        <w:tc>
          <w:tcPr>
            <w:tcW w:w="4382" w:type="dxa"/>
            <w:vAlign w:val="center"/>
          </w:tcPr>
          <w:p w14:paraId="1F313FA8">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SOC超过EMS</w:t>
            </w:r>
            <w:r>
              <w:rPr>
                <w:rFonts w:hint="default" w:ascii="Times New Roman" w:hAnsi="Times New Roman" w:eastAsia="Segoe UI" w:cs="Times New Roman"/>
                <w:i w:val="0"/>
                <w:iCs w:val="0"/>
                <w:caps w:val="0"/>
                <w:color w:val="404040"/>
                <w:spacing w:val="0"/>
                <w:sz w:val="24"/>
                <w:szCs w:val="24"/>
              </w:rPr>
              <w:t>设定的最</w:t>
            </w:r>
            <w:r>
              <w:rPr>
                <w:rFonts w:hint="default" w:ascii="Times New Roman" w:hAnsi="Times New Roman" w:cs="Times New Roman"/>
                <w:i w:val="0"/>
                <w:iCs w:val="0"/>
                <w:caps w:val="0"/>
                <w:color w:val="404040"/>
                <w:spacing w:val="0"/>
                <w:sz w:val="24"/>
                <w:szCs w:val="24"/>
                <w:lang w:val="en-US" w:eastAsia="zh-CN"/>
              </w:rPr>
              <w:t>大</w:t>
            </w:r>
            <w:r>
              <w:rPr>
                <w:rFonts w:hint="default" w:ascii="Times New Roman" w:hAnsi="Times New Roman" w:eastAsia="Segoe UI" w:cs="Times New Roman"/>
                <w:i w:val="0"/>
                <w:iCs w:val="0"/>
                <w:caps w:val="0"/>
                <w:color w:val="404040"/>
                <w:spacing w:val="0"/>
                <w:sz w:val="24"/>
                <w:szCs w:val="24"/>
              </w:rPr>
              <w:t>允许值</w:t>
            </w:r>
          </w:p>
        </w:tc>
        <w:tc>
          <w:tcPr>
            <w:tcW w:w="2657" w:type="dxa"/>
            <w:shd w:val="clear" w:color="auto" w:fill="auto"/>
            <w:vAlign w:val="center"/>
          </w:tcPr>
          <w:p w14:paraId="751A5E72">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cs="Times New Roman"/>
                <w:i w:val="0"/>
                <w:iCs w:val="0"/>
                <w:caps w:val="0"/>
                <w:color w:val="404040"/>
                <w:spacing w:val="0"/>
                <w:sz w:val="24"/>
                <w:szCs w:val="24"/>
                <w:lang w:val="en-US" w:eastAsia="zh-CN"/>
              </w:rPr>
              <w:t>EMS将PCS</w:t>
            </w:r>
            <w:r>
              <w:rPr>
                <w:rFonts w:hint="default" w:ascii="Times New Roman" w:hAnsi="Times New Roman" w:eastAsia="Segoe UI" w:cs="Times New Roman"/>
                <w:i w:val="0"/>
                <w:iCs w:val="0"/>
                <w:caps w:val="0"/>
                <w:color w:val="404040"/>
                <w:spacing w:val="0"/>
                <w:sz w:val="24"/>
                <w:szCs w:val="24"/>
              </w:rPr>
              <w:t>停止充电</w:t>
            </w:r>
          </w:p>
        </w:tc>
      </w:tr>
      <w:tr w14:paraId="7088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shd w:val="clear" w:color="auto" w:fill="auto"/>
            <w:vAlign w:val="center"/>
          </w:tcPr>
          <w:p w14:paraId="1F07DB96">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cs="Times New Roman"/>
                <w:lang w:val="en-US" w:eastAsia="zh-CN"/>
              </w:rPr>
              <w:t>SOC低</w:t>
            </w:r>
          </w:p>
        </w:tc>
        <w:tc>
          <w:tcPr>
            <w:tcW w:w="4382" w:type="dxa"/>
            <w:vAlign w:val="center"/>
          </w:tcPr>
          <w:p w14:paraId="7827AFFD">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SOC超过EMS</w:t>
            </w:r>
            <w:r>
              <w:rPr>
                <w:rFonts w:hint="default" w:ascii="Times New Roman" w:hAnsi="Times New Roman" w:eastAsia="Segoe UI" w:cs="Times New Roman"/>
                <w:i w:val="0"/>
                <w:iCs w:val="0"/>
                <w:caps w:val="0"/>
                <w:color w:val="404040"/>
                <w:spacing w:val="0"/>
                <w:sz w:val="24"/>
                <w:szCs w:val="24"/>
              </w:rPr>
              <w:t>设定的最</w:t>
            </w:r>
            <w:r>
              <w:rPr>
                <w:rFonts w:hint="default" w:ascii="Times New Roman" w:hAnsi="Times New Roman" w:cs="Times New Roman"/>
                <w:i w:val="0"/>
                <w:iCs w:val="0"/>
                <w:caps w:val="0"/>
                <w:color w:val="404040"/>
                <w:spacing w:val="0"/>
                <w:sz w:val="24"/>
                <w:szCs w:val="24"/>
                <w:lang w:val="en-US" w:eastAsia="zh-CN"/>
              </w:rPr>
              <w:t>小</w:t>
            </w:r>
            <w:r>
              <w:rPr>
                <w:rFonts w:hint="default" w:ascii="Times New Roman" w:hAnsi="Times New Roman" w:eastAsia="Segoe UI" w:cs="Times New Roman"/>
                <w:i w:val="0"/>
                <w:iCs w:val="0"/>
                <w:caps w:val="0"/>
                <w:color w:val="404040"/>
                <w:spacing w:val="0"/>
                <w:sz w:val="24"/>
                <w:szCs w:val="24"/>
              </w:rPr>
              <w:t>允许值</w:t>
            </w:r>
          </w:p>
        </w:tc>
        <w:tc>
          <w:tcPr>
            <w:tcW w:w="2657" w:type="dxa"/>
            <w:shd w:val="clear" w:color="auto" w:fill="auto"/>
            <w:vAlign w:val="center"/>
          </w:tcPr>
          <w:p w14:paraId="075B142E">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cs="Times New Roman"/>
                <w:i w:val="0"/>
                <w:iCs w:val="0"/>
                <w:caps w:val="0"/>
                <w:color w:val="404040"/>
                <w:spacing w:val="0"/>
                <w:sz w:val="24"/>
                <w:szCs w:val="24"/>
                <w:lang w:val="en-US" w:eastAsia="zh-CN"/>
              </w:rPr>
              <w:t>EMS将PCS</w:t>
            </w:r>
            <w:r>
              <w:rPr>
                <w:rFonts w:hint="default" w:ascii="Times New Roman" w:hAnsi="Times New Roman" w:eastAsia="Segoe UI" w:cs="Times New Roman"/>
                <w:i w:val="0"/>
                <w:iCs w:val="0"/>
                <w:caps w:val="0"/>
                <w:color w:val="404040"/>
                <w:spacing w:val="0"/>
                <w:sz w:val="24"/>
                <w:szCs w:val="24"/>
              </w:rPr>
              <w:t>停止</w:t>
            </w:r>
            <w:r>
              <w:rPr>
                <w:rFonts w:hint="default" w:ascii="Times New Roman" w:hAnsi="Times New Roman" w:cs="Times New Roman"/>
                <w:i w:val="0"/>
                <w:iCs w:val="0"/>
                <w:caps w:val="0"/>
                <w:color w:val="404040"/>
                <w:spacing w:val="0"/>
                <w:sz w:val="24"/>
                <w:szCs w:val="24"/>
                <w:lang w:val="en-US" w:eastAsia="zh-CN"/>
              </w:rPr>
              <w:t>放</w:t>
            </w:r>
            <w:r>
              <w:rPr>
                <w:rFonts w:hint="default" w:ascii="Times New Roman" w:hAnsi="Times New Roman" w:eastAsia="Segoe UI" w:cs="Times New Roman"/>
                <w:i w:val="0"/>
                <w:iCs w:val="0"/>
                <w:caps w:val="0"/>
                <w:color w:val="404040"/>
                <w:spacing w:val="0"/>
                <w:sz w:val="24"/>
                <w:szCs w:val="24"/>
              </w:rPr>
              <w:t>电</w:t>
            </w:r>
          </w:p>
        </w:tc>
      </w:tr>
      <w:tr w14:paraId="55D1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shd w:val="clear" w:color="auto" w:fill="auto"/>
            <w:vAlign w:val="center"/>
          </w:tcPr>
          <w:p w14:paraId="2D51DFD2">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cs="Times New Roman"/>
                <w:szCs w:val="21"/>
              </w:rPr>
              <w:t>充电过温</w:t>
            </w:r>
          </w:p>
        </w:tc>
        <w:tc>
          <w:tcPr>
            <w:tcW w:w="4382" w:type="dxa"/>
            <w:vAlign w:val="center"/>
          </w:tcPr>
          <w:p w14:paraId="0A432082">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温度超过BMS</w:t>
            </w:r>
            <w:r>
              <w:rPr>
                <w:rFonts w:hint="default" w:ascii="Times New Roman" w:hAnsi="Times New Roman" w:eastAsia="Segoe UI" w:cs="Times New Roman"/>
                <w:i w:val="0"/>
                <w:iCs w:val="0"/>
                <w:caps w:val="0"/>
                <w:color w:val="404040"/>
                <w:spacing w:val="0"/>
                <w:sz w:val="24"/>
                <w:szCs w:val="24"/>
              </w:rPr>
              <w:t>设定的最</w:t>
            </w:r>
            <w:r>
              <w:rPr>
                <w:rFonts w:hint="default" w:ascii="Times New Roman" w:hAnsi="Times New Roman" w:cs="Times New Roman"/>
                <w:i w:val="0"/>
                <w:iCs w:val="0"/>
                <w:caps w:val="0"/>
                <w:color w:val="404040"/>
                <w:spacing w:val="0"/>
                <w:sz w:val="24"/>
                <w:szCs w:val="24"/>
                <w:lang w:val="en-US" w:eastAsia="zh-CN"/>
              </w:rPr>
              <w:t>大</w:t>
            </w:r>
            <w:r>
              <w:rPr>
                <w:rFonts w:hint="default" w:ascii="Times New Roman" w:hAnsi="Times New Roman" w:eastAsia="Segoe UI" w:cs="Times New Roman"/>
                <w:i w:val="0"/>
                <w:iCs w:val="0"/>
                <w:caps w:val="0"/>
                <w:color w:val="404040"/>
                <w:spacing w:val="0"/>
                <w:sz w:val="24"/>
                <w:szCs w:val="24"/>
              </w:rPr>
              <w:t>允许值</w:t>
            </w:r>
          </w:p>
        </w:tc>
        <w:tc>
          <w:tcPr>
            <w:tcW w:w="2657" w:type="dxa"/>
            <w:shd w:val="clear" w:color="auto" w:fill="auto"/>
            <w:vAlign w:val="center"/>
          </w:tcPr>
          <w:p w14:paraId="2A6D21BD">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cs="Times New Roman"/>
                <w:i w:val="0"/>
                <w:iCs w:val="0"/>
                <w:caps w:val="0"/>
                <w:color w:val="404040"/>
                <w:spacing w:val="0"/>
                <w:sz w:val="24"/>
                <w:szCs w:val="24"/>
                <w:lang w:val="en-US" w:eastAsia="zh-CN"/>
              </w:rPr>
              <w:t>PCS</w:t>
            </w:r>
            <w:r>
              <w:rPr>
                <w:rFonts w:hint="default" w:ascii="Times New Roman" w:hAnsi="Times New Roman" w:eastAsia="Segoe UI" w:cs="Times New Roman"/>
                <w:i w:val="0"/>
                <w:iCs w:val="0"/>
                <w:caps w:val="0"/>
                <w:color w:val="404040"/>
                <w:spacing w:val="0"/>
                <w:sz w:val="24"/>
                <w:szCs w:val="24"/>
              </w:rPr>
              <w:t>强制停止充电</w:t>
            </w:r>
          </w:p>
        </w:tc>
      </w:tr>
      <w:tr w14:paraId="0A4C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1481" w:type="dxa"/>
            <w:shd w:val="clear" w:color="auto" w:fill="auto"/>
            <w:vAlign w:val="center"/>
          </w:tcPr>
          <w:p w14:paraId="37213FA8">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cs="Times New Roman"/>
                <w:szCs w:val="21"/>
              </w:rPr>
              <w:t>充电欠温</w:t>
            </w:r>
          </w:p>
        </w:tc>
        <w:tc>
          <w:tcPr>
            <w:tcW w:w="4382" w:type="dxa"/>
            <w:vAlign w:val="center"/>
          </w:tcPr>
          <w:p w14:paraId="4C967F88">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温度超过BMS</w:t>
            </w:r>
            <w:r>
              <w:rPr>
                <w:rFonts w:hint="default" w:ascii="Times New Roman" w:hAnsi="Times New Roman" w:eastAsia="Segoe UI" w:cs="Times New Roman"/>
                <w:i w:val="0"/>
                <w:iCs w:val="0"/>
                <w:caps w:val="0"/>
                <w:color w:val="404040"/>
                <w:spacing w:val="0"/>
                <w:sz w:val="24"/>
                <w:szCs w:val="24"/>
              </w:rPr>
              <w:t>设定的最</w:t>
            </w:r>
            <w:r>
              <w:rPr>
                <w:rFonts w:hint="default" w:ascii="Times New Roman" w:hAnsi="Times New Roman" w:cs="Times New Roman"/>
                <w:i w:val="0"/>
                <w:iCs w:val="0"/>
                <w:caps w:val="0"/>
                <w:color w:val="404040"/>
                <w:spacing w:val="0"/>
                <w:sz w:val="24"/>
                <w:szCs w:val="24"/>
                <w:lang w:val="en-US" w:eastAsia="zh-CN"/>
              </w:rPr>
              <w:t>小</w:t>
            </w:r>
            <w:r>
              <w:rPr>
                <w:rFonts w:hint="default" w:ascii="Times New Roman" w:hAnsi="Times New Roman" w:eastAsia="Segoe UI" w:cs="Times New Roman"/>
                <w:i w:val="0"/>
                <w:iCs w:val="0"/>
                <w:caps w:val="0"/>
                <w:color w:val="404040"/>
                <w:spacing w:val="0"/>
                <w:sz w:val="24"/>
                <w:szCs w:val="24"/>
              </w:rPr>
              <w:t>允许值</w:t>
            </w:r>
          </w:p>
        </w:tc>
        <w:tc>
          <w:tcPr>
            <w:tcW w:w="2657" w:type="dxa"/>
            <w:shd w:val="clear" w:color="auto" w:fill="auto"/>
            <w:vAlign w:val="center"/>
          </w:tcPr>
          <w:p w14:paraId="5A6FCCAE">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cs="Times New Roman"/>
                <w:i w:val="0"/>
                <w:iCs w:val="0"/>
                <w:caps w:val="0"/>
                <w:color w:val="404040"/>
                <w:spacing w:val="0"/>
                <w:sz w:val="24"/>
                <w:szCs w:val="24"/>
                <w:lang w:val="en-US" w:eastAsia="zh-CN"/>
              </w:rPr>
              <w:t>PCS</w:t>
            </w:r>
            <w:r>
              <w:rPr>
                <w:rFonts w:hint="default" w:ascii="Times New Roman" w:hAnsi="Times New Roman" w:eastAsia="Segoe UI" w:cs="Times New Roman"/>
                <w:i w:val="0"/>
                <w:iCs w:val="0"/>
                <w:caps w:val="0"/>
                <w:color w:val="404040"/>
                <w:spacing w:val="0"/>
                <w:sz w:val="24"/>
                <w:szCs w:val="24"/>
              </w:rPr>
              <w:t>强制停止</w:t>
            </w:r>
            <w:r>
              <w:rPr>
                <w:rFonts w:hint="default" w:ascii="Times New Roman" w:hAnsi="Times New Roman" w:cs="Times New Roman"/>
                <w:i w:val="0"/>
                <w:iCs w:val="0"/>
                <w:caps w:val="0"/>
                <w:color w:val="404040"/>
                <w:spacing w:val="0"/>
                <w:sz w:val="24"/>
                <w:szCs w:val="24"/>
                <w:lang w:val="en-US" w:eastAsia="zh-CN"/>
              </w:rPr>
              <w:t>放电</w:t>
            </w:r>
          </w:p>
        </w:tc>
      </w:tr>
      <w:tr w14:paraId="68D4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shd w:val="clear" w:color="auto" w:fill="auto"/>
            <w:vAlign w:val="center"/>
          </w:tcPr>
          <w:p w14:paraId="4187A9F4">
            <w:pPr>
              <w:jc w:val="center"/>
              <w:rPr>
                <w:rFonts w:hint="default" w:ascii="Times New Roman" w:hAnsi="Times New Roman" w:eastAsia="宋体" w:cs="Times New Roman"/>
                <w:kern w:val="2"/>
                <w:sz w:val="24"/>
                <w:szCs w:val="21"/>
                <w:lang w:val="en-US" w:eastAsia="zh-CN" w:bidi="ar-SA"/>
              </w:rPr>
            </w:pPr>
            <w:r>
              <w:rPr>
                <w:rFonts w:hint="default" w:ascii="Times New Roman" w:hAnsi="Times New Roman" w:cs="Times New Roman"/>
                <w:szCs w:val="21"/>
              </w:rPr>
              <w:t>放电过温</w:t>
            </w:r>
          </w:p>
        </w:tc>
        <w:tc>
          <w:tcPr>
            <w:tcW w:w="4382" w:type="dxa"/>
            <w:vAlign w:val="center"/>
          </w:tcPr>
          <w:p w14:paraId="221A7BB4">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温度超过BMS</w:t>
            </w:r>
            <w:r>
              <w:rPr>
                <w:rFonts w:hint="default" w:ascii="Times New Roman" w:hAnsi="Times New Roman" w:eastAsia="Segoe UI" w:cs="Times New Roman"/>
                <w:i w:val="0"/>
                <w:iCs w:val="0"/>
                <w:caps w:val="0"/>
                <w:color w:val="404040"/>
                <w:spacing w:val="0"/>
                <w:sz w:val="24"/>
                <w:szCs w:val="24"/>
              </w:rPr>
              <w:t>设定的最</w:t>
            </w:r>
            <w:r>
              <w:rPr>
                <w:rFonts w:hint="default" w:ascii="Times New Roman" w:hAnsi="Times New Roman" w:cs="Times New Roman"/>
                <w:i w:val="0"/>
                <w:iCs w:val="0"/>
                <w:caps w:val="0"/>
                <w:color w:val="404040"/>
                <w:spacing w:val="0"/>
                <w:sz w:val="24"/>
                <w:szCs w:val="24"/>
                <w:lang w:val="en-US" w:eastAsia="zh-CN"/>
              </w:rPr>
              <w:t>大</w:t>
            </w:r>
            <w:r>
              <w:rPr>
                <w:rFonts w:hint="default" w:ascii="Times New Roman" w:hAnsi="Times New Roman" w:eastAsia="Segoe UI" w:cs="Times New Roman"/>
                <w:i w:val="0"/>
                <w:iCs w:val="0"/>
                <w:caps w:val="0"/>
                <w:color w:val="404040"/>
                <w:spacing w:val="0"/>
                <w:sz w:val="24"/>
                <w:szCs w:val="24"/>
              </w:rPr>
              <w:t>允许值</w:t>
            </w:r>
          </w:p>
        </w:tc>
        <w:tc>
          <w:tcPr>
            <w:tcW w:w="2657" w:type="dxa"/>
            <w:shd w:val="clear" w:color="auto" w:fill="auto"/>
            <w:vAlign w:val="center"/>
          </w:tcPr>
          <w:p w14:paraId="40C6FB9D">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eastAsia="Segoe UI" w:cs="Times New Roman"/>
                <w:i w:val="0"/>
                <w:iCs w:val="0"/>
                <w:caps w:val="0"/>
                <w:color w:val="404040"/>
                <w:spacing w:val="0"/>
                <w:sz w:val="24"/>
                <w:szCs w:val="24"/>
              </w:rPr>
              <w:t>PCS强制停止充电</w:t>
            </w:r>
          </w:p>
        </w:tc>
      </w:tr>
      <w:tr w14:paraId="06F5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shd w:val="clear" w:color="auto" w:fill="auto"/>
            <w:vAlign w:val="center"/>
          </w:tcPr>
          <w:p w14:paraId="0B90B97B">
            <w:pPr>
              <w:jc w:val="center"/>
              <w:rPr>
                <w:rFonts w:hint="default" w:ascii="Times New Roman" w:hAnsi="Times New Roman" w:eastAsia="宋体" w:cs="Times New Roman"/>
                <w:kern w:val="2"/>
                <w:sz w:val="24"/>
                <w:szCs w:val="21"/>
                <w:lang w:val="en-US" w:eastAsia="zh-CN" w:bidi="ar-SA"/>
              </w:rPr>
            </w:pPr>
            <w:r>
              <w:rPr>
                <w:rFonts w:hint="default" w:ascii="Times New Roman" w:hAnsi="Times New Roman" w:cs="Times New Roman"/>
                <w:szCs w:val="21"/>
              </w:rPr>
              <w:t>放电欠温</w:t>
            </w:r>
          </w:p>
        </w:tc>
        <w:tc>
          <w:tcPr>
            <w:tcW w:w="4382" w:type="dxa"/>
            <w:vAlign w:val="center"/>
          </w:tcPr>
          <w:p w14:paraId="2BEDB552">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温度超过BMS</w:t>
            </w:r>
            <w:r>
              <w:rPr>
                <w:rFonts w:hint="default" w:ascii="Times New Roman" w:hAnsi="Times New Roman" w:eastAsia="Segoe UI" w:cs="Times New Roman"/>
                <w:i w:val="0"/>
                <w:iCs w:val="0"/>
                <w:caps w:val="0"/>
                <w:color w:val="404040"/>
                <w:spacing w:val="0"/>
                <w:sz w:val="24"/>
                <w:szCs w:val="24"/>
              </w:rPr>
              <w:t>设定的最</w:t>
            </w:r>
            <w:r>
              <w:rPr>
                <w:rFonts w:hint="default" w:ascii="Times New Roman" w:hAnsi="Times New Roman" w:cs="Times New Roman"/>
                <w:i w:val="0"/>
                <w:iCs w:val="0"/>
                <w:caps w:val="0"/>
                <w:color w:val="404040"/>
                <w:spacing w:val="0"/>
                <w:sz w:val="24"/>
                <w:szCs w:val="24"/>
                <w:lang w:val="en-US" w:eastAsia="zh-CN"/>
              </w:rPr>
              <w:t>小</w:t>
            </w:r>
            <w:r>
              <w:rPr>
                <w:rFonts w:hint="default" w:ascii="Times New Roman" w:hAnsi="Times New Roman" w:eastAsia="Segoe UI" w:cs="Times New Roman"/>
                <w:i w:val="0"/>
                <w:iCs w:val="0"/>
                <w:caps w:val="0"/>
                <w:color w:val="404040"/>
                <w:spacing w:val="0"/>
                <w:sz w:val="24"/>
                <w:szCs w:val="24"/>
              </w:rPr>
              <w:t>允许值</w:t>
            </w:r>
          </w:p>
        </w:tc>
        <w:tc>
          <w:tcPr>
            <w:tcW w:w="2657" w:type="dxa"/>
            <w:shd w:val="clear" w:color="auto" w:fill="auto"/>
            <w:vAlign w:val="center"/>
          </w:tcPr>
          <w:p w14:paraId="074EC10D">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eastAsia="Segoe UI" w:cs="Times New Roman"/>
                <w:i w:val="0"/>
                <w:iCs w:val="0"/>
                <w:caps w:val="0"/>
                <w:color w:val="404040"/>
                <w:spacing w:val="0"/>
                <w:sz w:val="24"/>
                <w:szCs w:val="24"/>
              </w:rPr>
              <w:t>PCS强制停止</w:t>
            </w:r>
            <w:r>
              <w:rPr>
                <w:rFonts w:hint="default" w:ascii="Times New Roman" w:hAnsi="Times New Roman" w:cs="Times New Roman"/>
                <w:i w:val="0"/>
                <w:iCs w:val="0"/>
                <w:caps w:val="0"/>
                <w:color w:val="404040"/>
                <w:spacing w:val="0"/>
                <w:sz w:val="24"/>
                <w:szCs w:val="24"/>
                <w:lang w:val="en-US" w:eastAsia="zh-CN"/>
              </w:rPr>
              <w:t>放</w:t>
            </w:r>
            <w:r>
              <w:rPr>
                <w:rFonts w:hint="default" w:ascii="Times New Roman" w:hAnsi="Times New Roman" w:eastAsia="Segoe UI" w:cs="Times New Roman"/>
                <w:i w:val="0"/>
                <w:iCs w:val="0"/>
                <w:caps w:val="0"/>
                <w:color w:val="404040"/>
                <w:spacing w:val="0"/>
                <w:sz w:val="24"/>
                <w:szCs w:val="24"/>
              </w:rPr>
              <w:t>电</w:t>
            </w:r>
          </w:p>
        </w:tc>
      </w:tr>
      <w:tr w14:paraId="6EF35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shd w:val="clear" w:color="auto" w:fill="auto"/>
            <w:vAlign w:val="center"/>
          </w:tcPr>
          <w:p w14:paraId="3078E61B">
            <w:pPr>
              <w:jc w:val="center"/>
              <w:rPr>
                <w:rFonts w:hint="default" w:ascii="Times New Roman" w:hAnsi="Times New Roman" w:cs="Times New Roman"/>
                <w:szCs w:val="21"/>
              </w:rPr>
            </w:pPr>
            <w:r>
              <w:rPr>
                <w:rFonts w:hint="default" w:ascii="Times New Roman" w:hAnsi="Times New Roman" w:cs="Times New Roman"/>
                <w:lang w:val="en-US" w:eastAsia="zh-CN"/>
              </w:rPr>
              <w:t>PCS通讯中断</w:t>
            </w:r>
          </w:p>
        </w:tc>
        <w:tc>
          <w:tcPr>
            <w:tcW w:w="4382" w:type="dxa"/>
            <w:vAlign w:val="center"/>
          </w:tcPr>
          <w:p w14:paraId="7429FAA6">
            <w:pPr>
              <w:jc w:val="center"/>
              <w:rPr>
                <w:rFonts w:hint="default" w:ascii="Times New Roman" w:hAnsi="Times New Roman" w:cs="Times New Roman"/>
                <w:lang w:val="en-US" w:eastAsia="zh-CN"/>
              </w:rPr>
            </w:pPr>
            <w:r>
              <w:rPr>
                <w:rFonts w:hint="default" w:ascii="Times New Roman" w:hAnsi="Times New Roman" w:cs="Times New Roman"/>
                <w:lang w:val="en-US" w:eastAsia="zh-CN"/>
              </w:rPr>
              <w:t>PCS与BMS通讯线断开</w:t>
            </w:r>
          </w:p>
        </w:tc>
        <w:tc>
          <w:tcPr>
            <w:tcW w:w="2657" w:type="dxa"/>
            <w:vAlign w:val="center"/>
          </w:tcPr>
          <w:p w14:paraId="234D0EB0">
            <w:pPr>
              <w:jc w:val="center"/>
              <w:rPr>
                <w:rFonts w:hint="default" w:ascii="Times New Roman" w:hAnsi="Times New Roman" w:cs="Times New Roman"/>
                <w:lang w:val="en-US" w:eastAsia="zh-CN"/>
              </w:rPr>
            </w:pPr>
            <w:r>
              <w:rPr>
                <w:rFonts w:hint="default" w:ascii="Times New Roman" w:hAnsi="Times New Roman" w:cs="Times New Roman"/>
                <w:lang w:val="en-US" w:eastAsia="zh-CN"/>
              </w:rPr>
              <w:t>BMS禁止充放电</w:t>
            </w:r>
          </w:p>
        </w:tc>
      </w:tr>
    </w:tbl>
    <w:p w14:paraId="1A05C16F">
      <w:pPr>
        <w:numPr>
          <w:ilvl w:val="0"/>
          <w:numId w:val="14"/>
        </w:numPr>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图片展示区域</w:t>
      </w:r>
    </w:p>
    <w:p w14:paraId="6B9FD70A">
      <w:pPr>
        <w:rPr>
          <w:rFonts w:hint="default" w:ascii="Times New Roman" w:hAnsi="Times New Roman" w:cs="Times New Roman"/>
          <w:b/>
          <w:szCs w:val="24"/>
        </w:rPr>
      </w:pPr>
      <w:bookmarkStart w:id="67" w:name="_Toc24212"/>
      <w:bookmarkStart w:id="68" w:name="_PCS"/>
      <w:r>
        <w:rPr>
          <w:rFonts w:hint="default" w:ascii="Times New Roman" w:hAnsi="Times New Roman" w:cs="Times New Roman"/>
          <w:b/>
          <w:szCs w:val="24"/>
        </w:rPr>
        <w:t>测试结论</w:t>
      </w:r>
    </w:p>
    <w:p w14:paraId="61BC5848">
      <w:pPr>
        <w:ind w:firstLine="480" w:firstLineChars="200"/>
        <w:rPr>
          <w:rFonts w:hint="default" w:ascii="Times New Roman" w:hAnsi="Times New Roman" w:eastAsia="宋体" w:cs="Times New Roman"/>
          <w:lang w:val="en-US" w:eastAsia="zh-CN"/>
        </w:rPr>
      </w:pPr>
      <w:r>
        <w:rPr>
          <w:rFonts w:hint="default" w:ascii="Times New Roman" w:hAnsi="Times New Roman" w:cs="Times New Roman"/>
          <w:lang w:val="en-US" w:eastAsia="zh-CN"/>
        </w:rPr>
        <w:t>无问题Pass，存在异常现象NG</w:t>
      </w:r>
    </w:p>
    <w:p w14:paraId="385155E7">
      <w:pPr>
        <w:pStyle w:val="3"/>
        <w:numPr>
          <w:ilvl w:val="3"/>
          <w:numId w:val="2"/>
        </w:numPr>
        <w:rPr>
          <w:rFonts w:hint="default" w:ascii="Times New Roman" w:hAnsi="Times New Roman" w:cs="Times New Roman"/>
          <w:sz w:val="24"/>
          <w:szCs w:val="24"/>
        </w:rPr>
      </w:pPr>
      <w:bookmarkStart w:id="69" w:name="_Toc24474"/>
      <w:r>
        <w:rPr>
          <w:rFonts w:hint="default" w:ascii="Times New Roman" w:hAnsi="Times New Roman" w:cs="Times New Roman"/>
          <w:sz w:val="24"/>
          <w:szCs w:val="24"/>
        </w:rPr>
        <w:t>PCS</w:t>
      </w:r>
      <w:bookmarkEnd w:id="67"/>
      <w:bookmarkEnd w:id="69"/>
    </w:p>
    <w:p w14:paraId="56DB6000">
      <w:pPr>
        <w:rPr>
          <w:rFonts w:hint="default" w:ascii="Times New Roman" w:hAnsi="Times New Roman" w:cs="Times New Roman"/>
          <w:szCs w:val="24"/>
        </w:rPr>
      </w:pPr>
      <w:r>
        <w:rPr>
          <w:rFonts w:hint="default" w:ascii="Times New Roman" w:hAnsi="Times New Roman" w:cs="Times New Roman"/>
          <w:b/>
          <w:szCs w:val="24"/>
        </w:rPr>
        <w:t>测试标准</w:t>
      </w:r>
    </w:p>
    <w:bookmarkEnd w:id="68"/>
    <w:p w14:paraId="01D26E4A">
      <w:pPr>
        <w:numPr>
          <w:ilvl w:val="0"/>
          <w:numId w:val="15"/>
        </w:numPr>
        <w:rPr>
          <w:rFonts w:hint="default" w:ascii="Times New Roman" w:hAnsi="Times New Roman" w:cs="Times New Roman"/>
          <w:szCs w:val="24"/>
        </w:rPr>
      </w:pPr>
      <w:r>
        <w:rPr>
          <w:rFonts w:hint="default" w:ascii="Times New Roman" w:hAnsi="Times New Roman" w:cs="Times New Roman"/>
          <w:szCs w:val="24"/>
          <w:lang w:val="en-US" w:eastAsia="zh-CN"/>
        </w:rPr>
        <w:t>EMS与PCS正常后，可使用EMS历史记录功能确认报警信息；</w:t>
      </w:r>
    </w:p>
    <w:p w14:paraId="2903F6BF">
      <w:pPr>
        <w:numPr>
          <w:ilvl w:val="0"/>
          <w:numId w:val="15"/>
        </w:numPr>
        <w:rPr>
          <w:rFonts w:hint="default" w:ascii="Times New Roman" w:hAnsi="Times New Roman" w:cs="Times New Roman"/>
          <w:szCs w:val="24"/>
        </w:rPr>
      </w:pPr>
      <w:r>
        <w:rPr>
          <w:rFonts w:hint="default" w:ascii="Times New Roman" w:hAnsi="Times New Roman" w:cs="Times New Roman"/>
          <w:szCs w:val="24"/>
        </w:rPr>
        <w:t>PCS管理系统包含的告警和保护信息应通过修改定值方式或实际模拟进行触发；</w:t>
      </w:r>
    </w:p>
    <w:p w14:paraId="4CE4821F">
      <w:pPr>
        <w:numPr>
          <w:ilvl w:val="0"/>
          <w:numId w:val="15"/>
        </w:numPr>
        <w:rPr>
          <w:rFonts w:hint="default" w:ascii="Times New Roman" w:hAnsi="Times New Roman" w:cs="Times New Roman"/>
          <w:szCs w:val="24"/>
        </w:rPr>
      </w:pPr>
      <w:r>
        <w:rPr>
          <w:rFonts w:hint="default" w:ascii="Times New Roman" w:hAnsi="Times New Roman" w:cs="Times New Roman"/>
          <w:szCs w:val="24"/>
        </w:rPr>
        <w:t>PCS管理系统触发报警和保护信息时BMS、上位机工具应按照通讯设计逻辑同步告警，且上位机工具和PCS提示报警信息应保持一致；</w:t>
      </w:r>
    </w:p>
    <w:p w14:paraId="4A623BD8">
      <w:pPr>
        <w:rPr>
          <w:rFonts w:hint="default" w:ascii="Times New Roman" w:hAnsi="Times New Roman" w:cs="Times New Roman"/>
          <w:b/>
          <w:szCs w:val="24"/>
        </w:rPr>
      </w:pPr>
      <w:r>
        <w:rPr>
          <w:rFonts w:hint="default" w:ascii="Times New Roman" w:hAnsi="Times New Roman" w:cs="Times New Roman"/>
          <w:b/>
          <w:szCs w:val="24"/>
        </w:rPr>
        <w:t>测试数据</w:t>
      </w:r>
    </w:p>
    <w:p w14:paraId="6AD084F6">
      <w:pPr>
        <w:ind w:firstLine="480" w:firstLineChars="200"/>
        <w:rPr>
          <w:rFonts w:hint="default" w:ascii="Times New Roman" w:hAnsi="Times New Roman" w:cs="Times New Roman"/>
          <w:szCs w:val="24"/>
          <w:lang w:val="en-US" w:eastAsia="zh-CN"/>
        </w:rPr>
      </w:pPr>
      <w:r>
        <w:rPr>
          <w:rFonts w:hint="default" w:ascii="Times New Roman" w:hAnsi="Times New Roman" w:cs="Times New Roman"/>
          <w:szCs w:val="24"/>
          <w:lang w:val="en-US" w:eastAsia="zh-CN"/>
        </w:rPr>
        <w:t>如输出过同型号PCS测试报告，填写引用报告具体名称可不进行测试</w:t>
      </w:r>
    </w:p>
    <w:tbl>
      <w:tblPr>
        <w:tblStyle w:val="14"/>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4604"/>
        <w:gridCol w:w="1688"/>
      </w:tblGrid>
      <w:tr w14:paraId="311B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Align w:val="center"/>
          </w:tcPr>
          <w:p w14:paraId="48DE3FA4">
            <w:pPr>
              <w:jc w:val="center"/>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报警项</w:t>
            </w:r>
          </w:p>
        </w:tc>
        <w:tc>
          <w:tcPr>
            <w:tcW w:w="4604" w:type="dxa"/>
            <w:vAlign w:val="center"/>
          </w:tcPr>
          <w:p w14:paraId="55A3F6AF">
            <w:pPr>
              <w:jc w:val="center"/>
              <w:rPr>
                <w:rFonts w:hint="default" w:ascii="Times New Roman" w:hAnsi="Times New Roman" w:cs="Times New Roman"/>
                <w:lang w:val="en-US" w:eastAsia="zh-CN"/>
              </w:rPr>
            </w:pPr>
            <w:r>
              <w:rPr>
                <w:rFonts w:hint="default" w:ascii="Times New Roman" w:hAnsi="Times New Roman" w:cs="Times New Roman"/>
                <w:lang w:val="en-US" w:eastAsia="zh-CN"/>
              </w:rPr>
              <w:t>测试方法</w:t>
            </w:r>
          </w:p>
        </w:tc>
        <w:tc>
          <w:tcPr>
            <w:tcW w:w="1688" w:type="dxa"/>
            <w:vAlign w:val="center"/>
          </w:tcPr>
          <w:p w14:paraId="5D9DFCE5">
            <w:pPr>
              <w:jc w:val="center"/>
              <w:rPr>
                <w:rFonts w:hint="default" w:ascii="Times New Roman" w:hAnsi="Times New Roman" w:cs="Times New Roman"/>
                <w:lang w:val="en-US" w:eastAsia="zh-CN"/>
              </w:rPr>
            </w:pPr>
            <w:r>
              <w:rPr>
                <w:rFonts w:hint="default" w:ascii="Times New Roman" w:hAnsi="Times New Roman" w:cs="Times New Roman"/>
                <w:lang w:val="en-US" w:eastAsia="zh-CN"/>
              </w:rPr>
              <w:t>现象</w:t>
            </w:r>
          </w:p>
        </w:tc>
      </w:tr>
      <w:tr w14:paraId="1A017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Align w:val="center"/>
          </w:tcPr>
          <w:p w14:paraId="5F9061AB">
            <w:pPr>
              <w:jc w:val="center"/>
              <w:rPr>
                <w:rFonts w:hint="default" w:ascii="Times New Roman" w:hAnsi="Times New Roman" w:eastAsia="Segoe UI" w:cs="Times New Roman"/>
                <w:i w:val="0"/>
                <w:iCs w:val="0"/>
                <w:caps w:val="0"/>
                <w:color w:val="404040"/>
                <w:spacing w:val="0"/>
                <w:sz w:val="24"/>
                <w:szCs w:val="24"/>
                <w:lang w:val="en-US" w:eastAsia="zh-CN"/>
              </w:rPr>
            </w:pPr>
            <w:r>
              <w:rPr>
                <w:rFonts w:hint="default" w:ascii="Times New Roman" w:hAnsi="Times New Roman" w:eastAsia="Segoe UI" w:cs="Times New Roman"/>
                <w:i w:val="0"/>
                <w:iCs w:val="0"/>
                <w:caps w:val="0"/>
                <w:color w:val="404040"/>
                <w:spacing w:val="0"/>
                <w:sz w:val="24"/>
                <w:szCs w:val="24"/>
              </w:rPr>
              <w:t>直流侧过压</w:t>
            </w:r>
          </w:p>
        </w:tc>
        <w:tc>
          <w:tcPr>
            <w:tcW w:w="4604" w:type="dxa"/>
            <w:vAlign w:val="center"/>
          </w:tcPr>
          <w:p w14:paraId="7F281495">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电池侧</w:t>
            </w:r>
            <w:r>
              <w:rPr>
                <w:rFonts w:hint="default" w:ascii="Times New Roman" w:hAnsi="Times New Roman" w:eastAsia="Segoe UI" w:cs="Times New Roman"/>
                <w:i w:val="0"/>
                <w:iCs w:val="0"/>
                <w:caps w:val="0"/>
                <w:color w:val="404040"/>
                <w:spacing w:val="0"/>
                <w:sz w:val="24"/>
                <w:szCs w:val="24"/>
              </w:rPr>
              <w:t>总压超过</w:t>
            </w:r>
            <w:r>
              <w:rPr>
                <w:rFonts w:hint="default" w:ascii="Times New Roman" w:hAnsi="Times New Roman" w:cs="Times New Roman"/>
                <w:i w:val="0"/>
                <w:iCs w:val="0"/>
                <w:caps w:val="0"/>
                <w:color w:val="404040"/>
                <w:spacing w:val="0"/>
                <w:sz w:val="24"/>
                <w:szCs w:val="24"/>
                <w:lang w:val="en-US" w:eastAsia="zh-CN"/>
              </w:rPr>
              <w:t>PC</w:t>
            </w:r>
            <w:r>
              <w:rPr>
                <w:rFonts w:hint="default" w:ascii="Times New Roman" w:hAnsi="Times New Roman" w:eastAsia="Segoe UI" w:cs="Times New Roman"/>
                <w:i w:val="0"/>
                <w:iCs w:val="0"/>
                <w:caps w:val="0"/>
                <w:color w:val="404040"/>
                <w:spacing w:val="0"/>
                <w:sz w:val="24"/>
                <w:szCs w:val="24"/>
              </w:rPr>
              <w:t>S设定</w:t>
            </w:r>
            <w:r>
              <w:rPr>
                <w:rFonts w:hint="default" w:ascii="Times New Roman" w:hAnsi="Times New Roman" w:cs="Times New Roman"/>
                <w:i w:val="0"/>
                <w:iCs w:val="0"/>
                <w:caps w:val="0"/>
                <w:color w:val="404040"/>
                <w:spacing w:val="0"/>
                <w:sz w:val="24"/>
                <w:szCs w:val="24"/>
                <w:lang w:val="en-US" w:eastAsia="zh-CN"/>
              </w:rPr>
              <w:t>值</w:t>
            </w:r>
          </w:p>
        </w:tc>
        <w:tc>
          <w:tcPr>
            <w:tcW w:w="1688" w:type="dxa"/>
            <w:vAlign w:val="center"/>
          </w:tcPr>
          <w:p w14:paraId="4616B497">
            <w:pPr>
              <w:jc w:val="center"/>
              <w:rPr>
                <w:rFonts w:hint="default" w:ascii="Times New Roman" w:hAnsi="Times New Roman" w:eastAsia="宋体" w:cs="Times New Roman"/>
                <w:lang w:val="en-US" w:eastAsia="zh-CN"/>
              </w:rPr>
            </w:pPr>
            <w:r>
              <w:rPr>
                <w:rFonts w:hint="default" w:ascii="Times New Roman" w:hAnsi="Times New Roman" w:eastAsia="Segoe UI" w:cs="Times New Roman"/>
                <w:i w:val="0"/>
                <w:iCs w:val="0"/>
                <w:caps w:val="0"/>
                <w:color w:val="404040"/>
                <w:spacing w:val="0"/>
                <w:sz w:val="24"/>
                <w:szCs w:val="24"/>
              </w:rPr>
              <w:t>PCS</w:t>
            </w:r>
            <w:r>
              <w:rPr>
                <w:rFonts w:hint="default" w:ascii="Times New Roman" w:hAnsi="Times New Roman" w:cs="Times New Roman"/>
                <w:i w:val="0"/>
                <w:iCs w:val="0"/>
                <w:caps w:val="0"/>
                <w:color w:val="404040"/>
                <w:spacing w:val="0"/>
                <w:sz w:val="24"/>
                <w:szCs w:val="24"/>
                <w:lang w:val="en-US" w:eastAsia="zh-CN"/>
              </w:rPr>
              <w:t>故障停机</w:t>
            </w:r>
          </w:p>
        </w:tc>
      </w:tr>
      <w:tr w14:paraId="07F9D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Align w:val="center"/>
          </w:tcPr>
          <w:p w14:paraId="1006AB8A">
            <w:pPr>
              <w:jc w:val="center"/>
              <w:rPr>
                <w:rFonts w:hint="default" w:ascii="Times New Roman" w:hAnsi="Times New Roman" w:eastAsia="Segoe UI" w:cs="Times New Roman"/>
                <w:i w:val="0"/>
                <w:iCs w:val="0"/>
                <w:caps w:val="0"/>
                <w:color w:val="404040"/>
                <w:spacing w:val="0"/>
                <w:sz w:val="24"/>
                <w:szCs w:val="24"/>
                <w:lang w:val="en-US" w:eastAsia="zh-CN"/>
              </w:rPr>
            </w:pPr>
            <w:r>
              <w:rPr>
                <w:rFonts w:hint="default" w:ascii="Times New Roman" w:hAnsi="Times New Roman" w:eastAsia="Segoe UI" w:cs="Times New Roman"/>
                <w:i w:val="0"/>
                <w:iCs w:val="0"/>
                <w:caps w:val="0"/>
                <w:color w:val="404040"/>
                <w:spacing w:val="0"/>
                <w:sz w:val="24"/>
                <w:szCs w:val="24"/>
              </w:rPr>
              <w:t>直流侧欠压</w:t>
            </w:r>
          </w:p>
        </w:tc>
        <w:tc>
          <w:tcPr>
            <w:tcW w:w="4604" w:type="dxa"/>
            <w:vAlign w:val="center"/>
          </w:tcPr>
          <w:p w14:paraId="338D586A">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电池侧</w:t>
            </w:r>
            <w:r>
              <w:rPr>
                <w:rFonts w:hint="default" w:ascii="Times New Roman" w:hAnsi="Times New Roman" w:eastAsia="Segoe UI" w:cs="Times New Roman"/>
                <w:i w:val="0"/>
                <w:iCs w:val="0"/>
                <w:caps w:val="0"/>
                <w:color w:val="404040"/>
                <w:spacing w:val="0"/>
                <w:sz w:val="24"/>
                <w:szCs w:val="24"/>
              </w:rPr>
              <w:t>总压低于</w:t>
            </w:r>
            <w:r>
              <w:rPr>
                <w:rFonts w:hint="default" w:ascii="Times New Roman" w:hAnsi="Times New Roman" w:cs="Times New Roman"/>
                <w:i w:val="0"/>
                <w:iCs w:val="0"/>
                <w:caps w:val="0"/>
                <w:color w:val="404040"/>
                <w:spacing w:val="0"/>
                <w:sz w:val="24"/>
                <w:szCs w:val="24"/>
                <w:lang w:val="en-US" w:eastAsia="zh-CN"/>
              </w:rPr>
              <w:t>PC</w:t>
            </w:r>
            <w:r>
              <w:rPr>
                <w:rFonts w:hint="default" w:ascii="Times New Roman" w:hAnsi="Times New Roman" w:eastAsia="Segoe UI" w:cs="Times New Roman"/>
                <w:i w:val="0"/>
                <w:iCs w:val="0"/>
                <w:caps w:val="0"/>
                <w:color w:val="404040"/>
                <w:spacing w:val="0"/>
                <w:sz w:val="24"/>
                <w:szCs w:val="24"/>
              </w:rPr>
              <w:t>S设定</w:t>
            </w:r>
            <w:r>
              <w:rPr>
                <w:rFonts w:hint="default" w:ascii="Times New Roman" w:hAnsi="Times New Roman" w:cs="Times New Roman"/>
                <w:i w:val="0"/>
                <w:iCs w:val="0"/>
                <w:caps w:val="0"/>
                <w:color w:val="404040"/>
                <w:spacing w:val="0"/>
                <w:sz w:val="24"/>
                <w:szCs w:val="24"/>
                <w:lang w:val="en-US" w:eastAsia="zh-CN"/>
              </w:rPr>
              <w:t>值</w:t>
            </w:r>
          </w:p>
        </w:tc>
        <w:tc>
          <w:tcPr>
            <w:tcW w:w="1688" w:type="dxa"/>
            <w:vAlign w:val="center"/>
          </w:tcPr>
          <w:p w14:paraId="44D3ACC6">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PCS</w:t>
            </w:r>
            <w:r>
              <w:rPr>
                <w:rFonts w:hint="default" w:ascii="Times New Roman" w:hAnsi="Times New Roman" w:cs="Times New Roman"/>
                <w:i w:val="0"/>
                <w:iCs w:val="0"/>
                <w:caps w:val="0"/>
                <w:color w:val="404040"/>
                <w:spacing w:val="0"/>
                <w:sz w:val="24"/>
                <w:szCs w:val="24"/>
                <w:lang w:val="en-US" w:eastAsia="zh-CN"/>
              </w:rPr>
              <w:t>故障停机</w:t>
            </w:r>
          </w:p>
        </w:tc>
      </w:tr>
      <w:tr w14:paraId="3423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Align w:val="center"/>
          </w:tcPr>
          <w:p w14:paraId="3E3ADA97">
            <w:pPr>
              <w:jc w:val="center"/>
              <w:rPr>
                <w:rFonts w:hint="default" w:ascii="Times New Roman" w:hAnsi="Times New Roman" w:eastAsia="Segoe UI" w:cs="Times New Roman"/>
                <w:i w:val="0"/>
                <w:iCs w:val="0"/>
                <w:caps w:val="0"/>
                <w:color w:val="404040"/>
                <w:spacing w:val="0"/>
                <w:sz w:val="24"/>
                <w:szCs w:val="24"/>
                <w:lang w:val="en-US" w:eastAsia="zh-CN"/>
              </w:rPr>
            </w:pPr>
            <w:r>
              <w:rPr>
                <w:rFonts w:hint="default" w:ascii="Times New Roman" w:hAnsi="Times New Roman" w:eastAsia="Segoe UI" w:cs="Times New Roman"/>
                <w:i w:val="0"/>
                <w:iCs w:val="0"/>
                <w:caps w:val="0"/>
                <w:color w:val="404040"/>
                <w:spacing w:val="0"/>
                <w:sz w:val="24"/>
                <w:szCs w:val="24"/>
              </w:rPr>
              <w:t>交流侧过压</w:t>
            </w:r>
          </w:p>
        </w:tc>
        <w:tc>
          <w:tcPr>
            <w:tcW w:w="4604" w:type="dxa"/>
            <w:vAlign w:val="center"/>
          </w:tcPr>
          <w:p w14:paraId="6E4F2B8C">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交流侧</w:t>
            </w:r>
            <w:r>
              <w:rPr>
                <w:rFonts w:hint="default" w:ascii="Times New Roman" w:hAnsi="Times New Roman" w:eastAsia="Segoe UI" w:cs="Times New Roman"/>
                <w:i w:val="0"/>
                <w:iCs w:val="0"/>
                <w:caps w:val="0"/>
                <w:color w:val="404040"/>
                <w:spacing w:val="0"/>
                <w:sz w:val="24"/>
                <w:szCs w:val="24"/>
              </w:rPr>
              <w:t>总压超过</w:t>
            </w:r>
            <w:r>
              <w:rPr>
                <w:rFonts w:hint="default" w:ascii="Times New Roman" w:hAnsi="Times New Roman" w:cs="Times New Roman"/>
                <w:i w:val="0"/>
                <w:iCs w:val="0"/>
                <w:caps w:val="0"/>
                <w:color w:val="404040"/>
                <w:spacing w:val="0"/>
                <w:sz w:val="24"/>
                <w:szCs w:val="24"/>
                <w:lang w:val="en-US" w:eastAsia="zh-CN"/>
              </w:rPr>
              <w:t>PC</w:t>
            </w:r>
            <w:r>
              <w:rPr>
                <w:rFonts w:hint="default" w:ascii="Times New Roman" w:hAnsi="Times New Roman" w:eastAsia="Segoe UI" w:cs="Times New Roman"/>
                <w:i w:val="0"/>
                <w:iCs w:val="0"/>
                <w:caps w:val="0"/>
                <w:color w:val="404040"/>
                <w:spacing w:val="0"/>
                <w:sz w:val="24"/>
                <w:szCs w:val="24"/>
              </w:rPr>
              <w:t>S设定</w:t>
            </w:r>
            <w:r>
              <w:rPr>
                <w:rFonts w:hint="default" w:ascii="Times New Roman" w:hAnsi="Times New Roman" w:cs="Times New Roman"/>
                <w:i w:val="0"/>
                <w:iCs w:val="0"/>
                <w:caps w:val="0"/>
                <w:color w:val="404040"/>
                <w:spacing w:val="0"/>
                <w:sz w:val="24"/>
                <w:szCs w:val="24"/>
                <w:lang w:val="en-US" w:eastAsia="zh-CN"/>
              </w:rPr>
              <w:t>值</w:t>
            </w:r>
          </w:p>
        </w:tc>
        <w:tc>
          <w:tcPr>
            <w:tcW w:w="1688" w:type="dxa"/>
            <w:vAlign w:val="center"/>
          </w:tcPr>
          <w:p w14:paraId="33E0ED67">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PCS</w:t>
            </w:r>
            <w:r>
              <w:rPr>
                <w:rFonts w:hint="default" w:ascii="Times New Roman" w:hAnsi="Times New Roman" w:cs="Times New Roman"/>
                <w:i w:val="0"/>
                <w:iCs w:val="0"/>
                <w:caps w:val="0"/>
                <w:color w:val="404040"/>
                <w:spacing w:val="0"/>
                <w:sz w:val="24"/>
                <w:szCs w:val="24"/>
                <w:lang w:val="en-US" w:eastAsia="zh-CN"/>
              </w:rPr>
              <w:t>故障停机</w:t>
            </w:r>
          </w:p>
        </w:tc>
      </w:tr>
      <w:tr w14:paraId="69D9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Align w:val="center"/>
          </w:tcPr>
          <w:p w14:paraId="5EC1F506">
            <w:pPr>
              <w:jc w:val="center"/>
              <w:rPr>
                <w:rFonts w:hint="default" w:ascii="Times New Roman" w:hAnsi="Times New Roman" w:eastAsia="Segoe UI" w:cs="Times New Roman"/>
                <w:i w:val="0"/>
                <w:iCs w:val="0"/>
                <w:caps w:val="0"/>
                <w:color w:val="404040"/>
                <w:spacing w:val="0"/>
                <w:sz w:val="24"/>
                <w:szCs w:val="24"/>
              </w:rPr>
            </w:pPr>
            <w:r>
              <w:rPr>
                <w:rFonts w:hint="default" w:ascii="Times New Roman" w:hAnsi="Times New Roman" w:eastAsia="Segoe UI" w:cs="Times New Roman"/>
                <w:i w:val="0"/>
                <w:iCs w:val="0"/>
                <w:caps w:val="0"/>
                <w:color w:val="404040"/>
                <w:spacing w:val="0"/>
                <w:sz w:val="24"/>
                <w:szCs w:val="24"/>
              </w:rPr>
              <w:t>交流侧欠压</w:t>
            </w:r>
          </w:p>
        </w:tc>
        <w:tc>
          <w:tcPr>
            <w:tcW w:w="4604" w:type="dxa"/>
            <w:vAlign w:val="center"/>
          </w:tcPr>
          <w:p w14:paraId="7715C563">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交流侧</w:t>
            </w:r>
            <w:r>
              <w:rPr>
                <w:rFonts w:hint="default" w:ascii="Times New Roman" w:hAnsi="Times New Roman" w:eastAsia="Segoe UI" w:cs="Times New Roman"/>
                <w:i w:val="0"/>
                <w:iCs w:val="0"/>
                <w:caps w:val="0"/>
                <w:color w:val="404040"/>
                <w:spacing w:val="0"/>
                <w:sz w:val="24"/>
                <w:szCs w:val="24"/>
              </w:rPr>
              <w:t>总压低于</w:t>
            </w:r>
            <w:r>
              <w:rPr>
                <w:rFonts w:hint="default" w:ascii="Times New Roman" w:hAnsi="Times New Roman" w:cs="Times New Roman"/>
                <w:i w:val="0"/>
                <w:iCs w:val="0"/>
                <w:caps w:val="0"/>
                <w:color w:val="404040"/>
                <w:spacing w:val="0"/>
                <w:sz w:val="24"/>
                <w:szCs w:val="24"/>
                <w:lang w:val="en-US" w:eastAsia="zh-CN"/>
              </w:rPr>
              <w:t>PC</w:t>
            </w:r>
            <w:r>
              <w:rPr>
                <w:rFonts w:hint="default" w:ascii="Times New Roman" w:hAnsi="Times New Roman" w:eastAsia="Segoe UI" w:cs="Times New Roman"/>
                <w:i w:val="0"/>
                <w:iCs w:val="0"/>
                <w:caps w:val="0"/>
                <w:color w:val="404040"/>
                <w:spacing w:val="0"/>
                <w:sz w:val="24"/>
                <w:szCs w:val="24"/>
              </w:rPr>
              <w:t>S设定</w:t>
            </w:r>
            <w:r>
              <w:rPr>
                <w:rFonts w:hint="default" w:ascii="Times New Roman" w:hAnsi="Times New Roman" w:cs="Times New Roman"/>
                <w:i w:val="0"/>
                <w:iCs w:val="0"/>
                <w:caps w:val="0"/>
                <w:color w:val="404040"/>
                <w:spacing w:val="0"/>
                <w:sz w:val="24"/>
                <w:szCs w:val="24"/>
                <w:lang w:val="en-US" w:eastAsia="zh-CN"/>
              </w:rPr>
              <w:t>值</w:t>
            </w:r>
          </w:p>
        </w:tc>
        <w:tc>
          <w:tcPr>
            <w:tcW w:w="1688" w:type="dxa"/>
            <w:vAlign w:val="center"/>
          </w:tcPr>
          <w:p w14:paraId="42B195BD">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PCS</w:t>
            </w:r>
            <w:r>
              <w:rPr>
                <w:rFonts w:hint="default" w:ascii="Times New Roman" w:hAnsi="Times New Roman" w:cs="Times New Roman"/>
                <w:i w:val="0"/>
                <w:iCs w:val="0"/>
                <w:caps w:val="0"/>
                <w:color w:val="404040"/>
                <w:spacing w:val="0"/>
                <w:sz w:val="24"/>
                <w:szCs w:val="24"/>
                <w:lang w:val="en-US" w:eastAsia="zh-CN"/>
              </w:rPr>
              <w:t>故障停机</w:t>
            </w:r>
          </w:p>
        </w:tc>
      </w:tr>
      <w:tr w14:paraId="5D9C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21CF66EA">
            <w:pPr>
              <w:jc w:val="center"/>
              <w:rPr>
                <w:rFonts w:hint="default" w:ascii="Times New Roman" w:hAnsi="Times New Roman" w:eastAsia="Segoe UI" w:cs="Times New Roman"/>
                <w:i w:val="0"/>
                <w:iCs w:val="0"/>
                <w:caps w:val="0"/>
                <w:color w:val="404040"/>
                <w:spacing w:val="0"/>
                <w:sz w:val="24"/>
                <w:szCs w:val="24"/>
                <w:lang w:val="en-US" w:eastAsia="zh-CN"/>
              </w:rPr>
            </w:pPr>
            <w:r>
              <w:rPr>
                <w:rFonts w:hint="default" w:ascii="Times New Roman" w:hAnsi="Times New Roman" w:eastAsia="Segoe UI" w:cs="Times New Roman"/>
                <w:i w:val="0"/>
                <w:iCs w:val="0"/>
                <w:caps w:val="0"/>
                <w:color w:val="404040"/>
                <w:spacing w:val="0"/>
                <w:sz w:val="24"/>
                <w:szCs w:val="24"/>
                <w:lang w:val="en-US" w:eastAsia="zh-CN"/>
              </w:rPr>
              <w:t>充电</w:t>
            </w:r>
            <w:r>
              <w:rPr>
                <w:rFonts w:hint="default" w:ascii="Times New Roman" w:hAnsi="Times New Roman" w:eastAsia="Segoe UI" w:cs="Times New Roman"/>
                <w:i w:val="0"/>
                <w:iCs w:val="0"/>
                <w:caps w:val="0"/>
                <w:color w:val="404040"/>
                <w:spacing w:val="0"/>
                <w:sz w:val="24"/>
                <w:szCs w:val="24"/>
              </w:rPr>
              <w:t>过流</w:t>
            </w:r>
          </w:p>
        </w:tc>
        <w:tc>
          <w:tcPr>
            <w:tcW w:w="4604" w:type="dxa"/>
            <w:vAlign w:val="center"/>
          </w:tcPr>
          <w:p w14:paraId="62632330">
            <w:pPr>
              <w:jc w:val="center"/>
              <w:rPr>
                <w:rFonts w:hint="default" w:ascii="Times New Roman" w:hAnsi="Times New Roman" w:eastAsia="宋体" w:cs="Times New Roman"/>
                <w:lang w:val="en-US" w:eastAsia="zh-CN"/>
              </w:rPr>
            </w:pPr>
            <w:r>
              <w:rPr>
                <w:rFonts w:hint="default" w:ascii="Times New Roman" w:hAnsi="Times New Roman" w:cs="Times New Roman"/>
                <w:i w:val="0"/>
                <w:iCs w:val="0"/>
                <w:caps w:val="0"/>
                <w:color w:val="404040"/>
                <w:spacing w:val="0"/>
                <w:sz w:val="24"/>
                <w:szCs w:val="24"/>
                <w:lang w:val="en-US" w:eastAsia="zh-CN"/>
              </w:rPr>
              <w:t>交流侧或电池侧充电电流</w:t>
            </w:r>
            <w:r>
              <w:rPr>
                <w:rFonts w:hint="default" w:ascii="Times New Roman" w:hAnsi="Times New Roman" w:eastAsia="Segoe UI" w:cs="Times New Roman"/>
                <w:i w:val="0"/>
                <w:iCs w:val="0"/>
                <w:caps w:val="0"/>
                <w:color w:val="404040"/>
                <w:spacing w:val="0"/>
                <w:sz w:val="24"/>
                <w:szCs w:val="24"/>
              </w:rPr>
              <w:t>超过</w:t>
            </w:r>
            <w:r>
              <w:rPr>
                <w:rFonts w:hint="default" w:ascii="Times New Roman" w:hAnsi="Times New Roman" w:cs="Times New Roman"/>
                <w:i w:val="0"/>
                <w:iCs w:val="0"/>
                <w:caps w:val="0"/>
                <w:color w:val="404040"/>
                <w:spacing w:val="0"/>
                <w:sz w:val="24"/>
                <w:szCs w:val="24"/>
                <w:lang w:val="en-US" w:eastAsia="zh-CN"/>
              </w:rPr>
              <w:t>PC</w:t>
            </w:r>
            <w:r>
              <w:rPr>
                <w:rFonts w:hint="default" w:ascii="Times New Roman" w:hAnsi="Times New Roman" w:eastAsia="Segoe UI" w:cs="Times New Roman"/>
                <w:i w:val="0"/>
                <w:iCs w:val="0"/>
                <w:caps w:val="0"/>
                <w:color w:val="404040"/>
                <w:spacing w:val="0"/>
                <w:sz w:val="24"/>
                <w:szCs w:val="24"/>
              </w:rPr>
              <w:t>S设定</w:t>
            </w:r>
            <w:r>
              <w:rPr>
                <w:rFonts w:hint="default" w:ascii="Times New Roman" w:hAnsi="Times New Roman" w:cs="Times New Roman"/>
                <w:i w:val="0"/>
                <w:iCs w:val="0"/>
                <w:caps w:val="0"/>
                <w:color w:val="404040"/>
                <w:spacing w:val="0"/>
                <w:sz w:val="24"/>
                <w:szCs w:val="24"/>
                <w:lang w:val="en-US" w:eastAsia="zh-CN"/>
              </w:rPr>
              <w:t>值</w:t>
            </w:r>
          </w:p>
        </w:tc>
        <w:tc>
          <w:tcPr>
            <w:tcW w:w="1688" w:type="dxa"/>
            <w:vAlign w:val="center"/>
          </w:tcPr>
          <w:p w14:paraId="79EADD09">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PCS</w:t>
            </w:r>
            <w:r>
              <w:rPr>
                <w:rFonts w:hint="default" w:ascii="Times New Roman" w:hAnsi="Times New Roman" w:cs="Times New Roman"/>
                <w:i w:val="0"/>
                <w:iCs w:val="0"/>
                <w:caps w:val="0"/>
                <w:color w:val="404040"/>
                <w:spacing w:val="0"/>
                <w:sz w:val="24"/>
                <w:szCs w:val="24"/>
                <w:lang w:val="en-US" w:eastAsia="zh-CN"/>
              </w:rPr>
              <w:t>故障停机</w:t>
            </w:r>
          </w:p>
        </w:tc>
      </w:tr>
      <w:tr w14:paraId="5289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344CCDD5">
            <w:pPr>
              <w:jc w:val="center"/>
              <w:rPr>
                <w:rFonts w:hint="default" w:ascii="Times New Roman" w:hAnsi="Times New Roman" w:eastAsia="Segoe UI" w:cs="Times New Roman"/>
                <w:i w:val="0"/>
                <w:iCs w:val="0"/>
                <w:caps w:val="0"/>
                <w:color w:val="404040"/>
                <w:spacing w:val="0"/>
                <w:sz w:val="24"/>
                <w:szCs w:val="24"/>
                <w:lang w:val="en-US" w:eastAsia="zh-CN"/>
              </w:rPr>
            </w:pPr>
            <w:r>
              <w:rPr>
                <w:rFonts w:hint="default" w:ascii="Times New Roman" w:hAnsi="Times New Roman" w:eastAsia="Segoe UI" w:cs="Times New Roman"/>
                <w:i w:val="0"/>
                <w:iCs w:val="0"/>
                <w:caps w:val="0"/>
                <w:color w:val="404040"/>
                <w:spacing w:val="0"/>
                <w:sz w:val="24"/>
                <w:szCs w:val="24"/>
                <w:lang w:val="en-US" w:eastAsia="zh-CN"/>
              </w:rPr>
              <w:t>放电</w:t>
            </w:r>
            <w:r>
              <w:rPr>
                <w:rFonts w:hint="default" w:ascii="Times New Roman" w:hAnsi="Times New Roman" w:eastAsia="Segoe UI" w:cs="Times New Roman"/>
                <w:i w:val="0"/>
                <w:iCs w:val="0"/>
                <w:caps w:val="0"/>
                <w:color w:val="404040"/>
                <w:spacing w:val="0"/>
                <w:sz w:val="24"/>
                <w:szCs w:val="24"/>
              </w:rPr>
              <w:t>过流</w:t>
            </w:r>
          </w:p>
        </w:tc>
        <w:tc>
          <w:tcPr>
            <w:tcW w:w="4604" w:type="dxa"/>
            <w:vAlign w:val="center"/>
          </w:tcPr>
          <w:p w14:paraId="64D2A241">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交流侧或电池侧充电电流低于PC</w:t>
            </w:r>
            <w:r>
              <w:rPr>
                <w:rFonts w:hint="default" w:ascii="Times New Roman" w:hAnsi="Times New Roman" w:eastAsia="Segoe UI" w:cs="Times New Roman"/>
                <w:i w:val="0"/>
                <w:iCs w:val="0"/>
                <w:caps w:val="0"/>
                <w:color w:val="404040"/>
                <w:spacing w:val="0"/>
                <w:sz w:val="24"/>
                <w:szCs w:val="24"/>
              </w:rPr>
              <w:t>S设定</w:t>
            </w:r>
            <w:r>
              <w:rPr>
                <w:rFonts w:hint="default" w:ascii="Times New Roman" w:hAnsi="Times New Roman" w:cs="Times New Roman"/>
                <w:i w:val="0"/>
                <w:iCs w:val="0"/>
                <w:caps w:val="0"/>
                <w:color w:val="404040"/>
                <w:spacing w:val="0"/>
                <w:sz w:val="24"/>
                <w:szCs w:val="24"/>
                <w:lang w:val="en-US" w:eastAsia="zh-CN"/>
              </w:rPr>
              <w:t>值</w:t>
            </w:r>
          </w:p>
        </w:tc>
        <w:tc>
          <w:tcPr>
            <w:tcW w:w="1688" w:type="dxa"/>
            <w:vAlign w:val="center"/>
          </w:tcPr>
          <w:p w14:paraId="17CDCF92">
            <w:pPr>
              <w:jc w:val="center"/>
              <w:rPr>
                <w:rFonts w:hint="default" w:ascii="Times New Roman" w:hAnsi="Times New Roman" w:cs="Times New Roman"/>
                <w:lang w:val="en-US" w:eastAsia="zh-CN"/>
              </w:rPr>
            </w:pPr>
            <w:r>
              <w:rPr>
                <w:rFonts w:hint="default" w:ascii="Times New Roman" w:hAnsi="Times New Roman" w:eastAsia="Segoe UI" w:cs="Times New Roman"/>
                <w:i w:val="0"/>
                <w:iCs w:val="0"/>
                <w:caps w:val="0"/>
                <w:color w:val="404040"/>
                <w:spacing w:val="0"/>
                <w:sz w:val="24"/>
                <w:szCs w:val="24"/>
              </w:rPr>
              <w:t>PCS</w:t>
            </w:r>
            <w:r>
              <w:rPr>
                <w:rFonts w:hint="default" w:ascii="Times New Roman" w:hAnsi="Times New Roman" w:cs="Times New Roman"/>
                <w:i w:val="0"/>
                <w:iCs w:val="0"/>
                <w:caps w:val="0"/>
                <w:color w:val="404040"/>
                <w:spacing w:val="0"/>
                <w:sz w:val="24"/>
                <w:szCs w:val="24"/>
                <w:lang w:val="en-US" w:eastAsia="zh-CN"/>
              </w:rPr>
              <w:t>故障停机</w:t>
            </w:r>
          </w:p>
        </w:tc>
      </w:tr>
      <w:tr w14:paraId="0EF32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3B1933B4">
            <w:pPr>
              <w:jc w:val="center"/>
              <w:rPr>
                <w:rFonts w:hint="default" w:ascii="Times New Roman" w:hAnsi="Times New Roman" w:eastAsia="Segoe UI" w:cs="Times New Roman"/>
                <w:i w:val="0"/>
                <w:iCs w:val="0"/>
                <w:caps w:val="0"/>
                <w:color w:val="404040"/>
                <w:spacing w:val="0"/>
                <w:sz w:val="24"/>
                <w:szCs w:val="24"/>
                <w:lang w:val="en-US" w:eastAsia="zh-CN"/>
              </w:rPr>
            </w:pPr>
            <w:r>
              <w:rPr>
                <w:rFonts w:hint="default" w:ascii="Times New Roman" w:hAnsi="Times New Roman" w:eastAsia="Segoe UI" w:cs="Times New Roman"/>
                <w:i w:val="0"/>
                <w:iCs w:val="0"/>
                <w:caps w:val="0"/>
                <w:color w:val="404040"/>
                <w:spacing w:val="0"/>
                <w:sz w:val="24"/>
                <w:szCs w:val="24"/>
              </w:rPr>
              <w:t>频率异常</w:t>
            </w:r>
          </w:p>
        </w:tc>
        <w:tc>
          <w:tcPr>
            <w:tcW w:w="4604" w:type="dxa"/>
            <w:vAlign w:val="center"/>
          </w:tcPr>
          <w:p w14:paraId="0208722A">
            <w:pPr>
              <w:jc w:val="center"/>
              <w:rPr>
                <w:rFonts w:hint="default" w:ascii="Times New Roman" w:hAnsi="Times New Roman" w:cs="Times New Roman"/>
                <w:lang w:val="en-US" w:eastAsia="zh-CN"/>
              </w:rPr>
            </w:pPr>
            <w:r>
              <w:rPr>
                <w:rFonts w:hint="default" w:ascii="Times New Roman" w:hAnsi="Times New Roman" w:cs="Times New Roman"/>
                <w:i w:val="0"/>
                <w:iCs w:val="0"/>
                <w:caps w:val="0"/>
                <w:color w:val="404040"/>
                <w:spacing w:val="0"/>
                <w:sz w:val="24"/>
                <w:szCs w:val="24"/>
                <w:lang w:val="en-US" w:eastAsia="zh-CN"/>
              </w:rPr>
              <w:t>交流侧频率超过或低于PC</w:t>
            </w:r>
            <w:r>
              <w:rPr>
                <w:rFonts w:hint="default" w:ascii="Times New Roman" w:hAnsi="Times New Roman" w:eastAsia="Segoe UI" w:cs="Times New Roman"/>
                <w:i w:val="0"/>
                <w:iCs w:val="0"/>
                <w:caps w:val="0"/>
                <w:color w:val="404040"/>
                <w:spacing w:val="0"/>
                <w:sz w:val="24"/>
                <w:szCs w:val="24"/>
              </w:rPr>
              <w:t>S设定</w:t>
            </w:r>
            <w:r>
              <w:rPr>
                <w:rFonts w:hint="default" w:ascii="Times New Roman" w:hAnsi="Times New Roman" w:cs="Times New Roman"/>
                <w:i w:val="0"/>
                <w:iCs w:val="0"/>
                <w:caps w:val="0"/>
                <w:color w:val="404040"/>
                <w:spacing w:val="0"/>
                <w:sz w:val="24"/>
                <w:szCs w:val="24"/>
                <w:lang w:val="en-US" w:eastAsia="zh-CN"/>
              </w:rPr>
              <w:t>值</w:t>
            </w:r>
          </w:p>
        </w:tc>
        <w:tc>
          <w:tcPr>
            <w:tcW w:w="1688" w:type="dxa"/>
            <w:shd w:val="clear" w:color="auto" w:fill="auto"/>
            <w:vAlign w:val="center"/>
          </w:tcPr>
          <w:p w14:paraId="3F41FEE7">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eastAsia="Segoe UI" w:cs="Times New Roman"/>
                <w:i w:val="0"/>
                <w:iCs w:val="0"/>
                <w:caps w:val="0"/>
                <w:color w:val="404040"/>
                <w:spacing w:val="0"/>
                <w:sz w:val="24"/>
                <w:szCs w:val="24"/>
              </w:rPr>
              <w:t>PCS</w:t>
            </w:r>
            <w:r>
              <w:rPr>
                <w:rFonts w:hint="default" w:ascii="Times New Roman" w:hAnsi="Times New Roman" w:cs="Times New Roman"/>
                <w:i w:val="0"/>
                <w:iCs w:val="0"/>
                <w:caps w:val="0"/>
                <w:color w:val="404040"/>
                <w:spacing w:val="0"/>
                <w:sz w:val="24"/>
                <w:szCs w:val="24"/>
                <w:lang w:val="en-US" w:eastAsia="zh-CN"/>
              </w:rPr>
              <w:t>故障停机</w:t>
            </w:r>
          </w:p>
        </w:tc>
      </w:tr>
      <w:tr w14:paraId="1174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1052A442">
            <w:pPr>
              <w:jc w:val="center"/>
              <w:rPr>
                <w:rFonts w:hint="default" w:ascii="Times New Roman" w:hAnsi="Times New Roman" w:eastAsia="Segoe UI" w:cs="Times New Roman"/>
                <w:i w:val="0"/>
                <w:iCs w:val="0"/>
                <w:caps w:val="0"/>
                <w:color w:val="404040"/>
                <w:spacing w:val="0"/>
                <w:sz w:val="24"/>
                <w:szCs w:val="24"/>
                <w:lang w:val="en-US" w:eastAsia="zh-CN"/>
              </w:rPr>
            </w:pPr>
            <w:r>
              <w:rPr>
                <w:rFonts w:hint="default" w:ascii="Times New Roman" w:hAnsi="Times New Roman" w:eastAsia="Segoe UI" w:cs="Times New Roman"/>
                <w:i w:val="0"/>
                <w:iCs w:val="0"/>
                <w:caps w:val="0"/>
                <w:color w:val="404040"/>
                <w:spacing w:val="0"/>
                <w:sz w:val="24"/>
                <w:szCs w:val="24"/>
              </w:rPr>
              <w:t>BMS通讯中断</w:t>
            </w:r>
          </w:p>
        </w:tc>
        <w:tc>
          <w:tcPr>
            <w:tcW w:w="4604" w:type="dxa"/>
            <w:vAlign w:val="center"/>
          </w:tcPr>
          <w:p w14:paraId="65DD56A1">
            <w:pPr>
              <w:jc w:val="center"/>
              <w:rPr>
                <w:rFonts w:hint="default" w:ascii="Times New Roman" w:hAnsi="Times New Roman" w:cs="Times New Roman"/>
                <w:lang w:val="en-US" w:eastAsia="zh-CN"/>
              </w:rPr>
            </w:pPr>
            <w:r>
              <w:rPr>
                <w:rFonts w:hint="default" w:ascii="Times New Roman" w:hAnsi="Times New Roman" w:cs="Times New Roman"/>
                <w:lang w:val="en-US" w:eastAsia="zh-CN"/>
              </w:rPr>
              <w:t>PCS与BMS通讯线断开</w:t>
            </w:r>
          </w:p>
        </w:tc>
        <w:tc>
          <w:tcPr>
            <w:tcW w:w="1688" w:type="dxa"/>
            <w:shd w:val="clear" w:color="auto" w:fill="auto"/>
            <w:vAlign w:val="center"/>
          </w:tcPr>
          <w:p w14:paraId="13104580">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eastAsia="Segoe UI" w:cs="Times New Roman"/>
                <w:i w:val="0"/>
                <w:iCs w:val="0"/>
                <w:caps w:val="0"/>
                <w:color w:val="404040"/>
                <w:spacing w:val="0"/>
                <w:sz w:val="24"/>
                <w:szCs w:val="24"/>
              </w:rPr>
              <w:t>PCS</w:t>
            </w:r>
            <w:r>
              <w:rPr>
                <w:rFonts w:hint="default" w:ascii="Times New Roman" w:hAnsi="Times New Roman" w:cs="Times New Roman"/>
                <w:i w:val="0"/>
                <w:iCs w:val="0"/>
                <w:caps w:val="0"/>
                <w:color w:val="404040"/>
                <w:spacing w:val="0"/>
                <w:sz w:val="24"/>
                <w:szCs w:val="24"/>
                <w:lang w:val="en-US" w:eastAsia="zh-CN"/>
              </w:rPr>
              <w:t>故障停机</w:t>
            </w:r>
          </w:p>
        </w:tc>
      </w:tr>
      <w:tr w14:paraId="18BD1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4D5A9AEA">
            <w:pPr>
              <w:jc w:val="center"/>
              <w:rPr>
                <w:rFonts w:hint="default" w:ascii="Times New Roman" w:hAnsi="Times New Roman" w:eastAsia="Segoe UI" w:cs="Times New Roman"/>
                <w:i w:val="0"/>
                <w:iCs w:val="0"/>
                <w:caps w:val="0"/>
                <w:color w:val="404040"/>
                <w:spacing w:val="0"/>
                <w:sz w:val="24"/>
                <w:szCs w:val="24"/>
                <w:lang w:val="en-US" w:eastAsia="zh-CN"/>
              </w:rPr>
            </w:pPr>
            <w:r>
              <w:rPr>
                <w:rFonts w:hint="default" w:ascii="Times New Roman" w:hAnsi="Times New Roman" w:eastAsia="Segoe UI" w:cs="Times New Roman"/>
                <w:i w:val="0"/>
                <w:iCs w:val="0"/>
                <w:caps w:val="0"/>
                <w:color w:val="404040"/>
                <w:spacing w:val="0"/>
                <w:sz w:val="24"/>
                <w:szCs w:val="24"/>
                <w:lang w:val="en-US" w:eastAsia="zh-CN"/>
              </w:rPr>
              <w:t>EMS</w:t>
            </w:r>
            <w:r>
              <w:rPr>
                <w:rFonts w:hint="default" w:ascii="Times New Roman" w:hAnsi="Times New Roman" w:eastAsia="Segoe UI" w:cs="Times New Roman"/>
                <w:i w:val="0"/>
                <w:iCs w:val="0"/>
                <w:caps w:val="0"/>
                <w:color w:val="404040"/>
                <w:spacing w:val="0"/>
                <w:sz w:val="24"/>
                <w:szCs w:val="24"/>
              </w:rPr>
              <w:t>通讯中断</w:t>
            </w:r>
          </w:p>
        </w:tc>
        <w:tc>
          <w:tcPr>
            <w:tcW w:w="4604" w:type="dxa"/>
            <w:vAlign w:val="center"/>
          </w:tcPr>
          <w:p w14:paraId="70B66378">
            <w:pPr>
              <w:jc w:val="center"/>
              <w:rPr>
                <w:rFonts w:hint="default" w:ascii="Times New Roman" w:hAnsi="Times New Roman" w:cs="Times New Roman"/>
                <w:lang w:val="en-US" w:eastAsia="zh-CN"/>
              </w:rPr>
            </w:pPr>
            <w:r>
              <w:rPr>
                <w:rFonts w:hint="default" w:ascii="Times New Roman" w:hAnsi="Times New Roman" w:cs="Times New Roman"/>
                <w:lang w:val="en-US" w:eastAsia="zh-CN"/>
              </w:rPr>
              <w:t>EMS与BMS通讯线断开</w:t>
            </w:r>
          </w:p>
        </w:tc>
        <w:tc>
          <w:tcPr>
            <w:tcW w:w="1688" w:type="dxa"/>
            <w:shd w:val="clear" w:color="auto" w:fill="auto"/>
            <w:vAlign w:val="center"/>
          </w:tcPr>
          <w:p w14:paraId="097292BB">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eastAsia="Segoe UI" w:cs="Times New Roman"/>
                <w:i w:val="0"/>
                <w:iCs w:val="0"/>
                <w:caps w:val="0"/>
                <w:color w:val="404040"/>
                <w:spacing w:val="0"/>
                <w:sz w:val="24"/>
                <w:szCs w:val="24"/>
              </w:rPr>
              <w:t>PCS</w:t>
            </w:r>
            <w:r>
              <w:rPr>
                <w:rFonts w:hint="default" w:ascii="Times New Roman" w:hAnsi="Times New Roman" w:cs="Times New Roman"/>
                <w:i w:val="0"/>
                <w:iCs w:val="0"/>
                <w:caps w:val="0"/>
                <w:color w:val="404040"/>
                <w:spacing w:val="0"/>
                <w:sz w:val="24"/>
                <w:szCs w:val="24"/>
                <w:lang w:val="en-US" w:eastAsia="zh-CN"/>
              </w:rPr>
              <w:t>故障停机</w:t>
            </w:r>
          </w:p>
        </w:tc>
      </w:tr>
      <w:tr w14:paraId="08B5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49979AF7">
            <w:pPr>
              <w:jc w:val="center"/>
              <w:rPr>
                <w:rFonts w:hint="default" w:ascii="Times New Roman" w:hAnsi="Times New Roman" w:eastAsia="Segoe UI" w:cs="Times New Roman"/>
                <w:i w:val="0"/>
                <w:iCs w:val="0"/>
                <w:caps w:val="0"/>
                <w:color w:val="404040"/>
                <w:spacing w:val="0"/>
                <w:sz w:val="24"/>
                <w:szCs w:val="24"/>
                <w:lang w:val="en-US" w:eastAsia="zh-CN"/>
              </w:rPr>
            </w:pPr>
            <w:r>
              <w:rPr>
                <w:rFonts w:hint="default" w:ascii="Times New Roman" w:hAnsi="Times New Roman" w:eastAsia="Segoe UI" w:cs="Times New Roman"/>
                <w:i w:val="0"/>
                <w:iCs w:val="0"/>
                <w:caps w:val="0"/>
                <w:color w:val="404040"/>
                <w:spacing w:val="0"/>
                <w:sz w:val="24"/>
                <w:szCs w:val="24"/>
              </w:rPr>
              <w:t>EMS调度指令冲突</w:t>
            </w:r>
          </w:p>
        </w:tc>
        <w:tc>
          <w:tcPr>
            <w:tcW w:w="4604" w:type="dxa"/>
            <w:vAlign w:val="center"/>
          </w:tcPr>
          <w:p w14:paraId="3B141553">
            <w:pPr>
              <w:jc w:val="center"/>
              <w:rPr>
                <w:rFonts w:hint="default" w:ascii="Times New Roman" w:hAnsi="Times New Roman" w:cs="Times New Roman"/>
                <w:lang w:val="en-US" w:eastAsia="zh-CN"/>
              </w:rPr>
            </w:pPr>
            <w:r>
              <w:rPr>
                <w:rFonts w:hint="default" w:ascii="Times New Roman" w:hAnsi="Times New Roman" w:cs="Times New Roman"/>
                <w:lang w:val="en-US" w:eastAsia="zh-CN"/>
              </w:rPr>
              <w:t>PCS不响应EMS的指令</w:t>
            </w:r>
          </w:p>
        </w:tc>
        <w:tc>
          <w:tcPr>
            <w:tcW w:w="1688" w:type="dxa"/>
            <w:shd w:val="clear" w:color="auto" w:fill="auto"/>
            <w:vAlign w:val="center"/>
          </w:tcPr>
          <w:p w14:paraId="489A7A28">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eastAsia="Segoe UI" w:cs="Times New Roman"/>
                <w:i w:val="0"/>
                <w:iCs w:val="0"/>
                <w:caps w:val="0"/>
                <w:color w:val="404040"/>
                <w:spacing w:val="0"/>
                <w:sz w:val="24"/>
                <w:szCs w:val="24"/>
              </w:rPr>
              <w:t>PCS</w:t>
            </w:r>
            <w:r>
              <w:rPr>
                <w:rFonts w:hint="default" w:ascii="Times New Roman" w:hAnsi="Times New Roman" w:cs="Times New Roman"/>
                <w:i w:val="0"/>
                <w:iCs w:val="0"/>
                <w:caps w:val="0"/>
                <w:color w:val="404040"/>
                <w:spacing w:val="0"/>
                <w:sz w:val="24"/>
                <w:szCs w:val="24"/>
                <w:lang w:val="en-US" w:eastAsia="zh-CN"/>
              </w:rPr>
              <w:t>无变化</w:t>
            </w:r>
          </w:p>
        </w:tc>
      </w:tr>
      <w:tr w14:paraId="680FC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37E68B78">
            <w:pPr>
              <w:jc w:val="center"/>
              <w:rPr>
                <w:rFonts w:hint="default" w:ascii="Times New Roman" w:hAnsi="Times New Roman" w:eastAsia="Segoe UI" w:cs="Times New Roman"/>
                <w:i w:val="0"/>
                <w:iCs w:val="0"/>
                <w:caps w:val="0"/>
                <w:color w:val="404040"/>
                <w:spacing w:val="0"/>
                <w:sz w:val="24"/>
                <w:szCs w:val="24"/>
                <w:lang w:val="en-US" w:eastAsia="zh-CN"/>
              </w:rPr>
            </w:pPr>
            <w:r>
              <w:rPr>
                <w:rFonts w:hint="default" w:ascii="Times New Roman" w:hAnsi="Times New Roman" w:eastAsia="Segoe UI" w:cs="Times New Roman"/>
                <w:i w:val="0"/>
                <w:iCs w:val="0"/>
                <w:caps w:val="0"/>
                <w:color w:val="404040"/>
                <w:spacing w:val="0"/>
                <w:sz w:val="24"/>
                <w:szCs w:val="24"/>
              </w:rPr>
              <w:t>保护动作不一致</w:t>
            </w:r>
          </w:p>
        </w:tc>
        <w:tc>
          <w:tcPr>
            <w:tcW w:w="4604" w:type="dxa"/>
            <w:vAlign w:val="center"/>
          </w:tcPr>
          <w:p w14:paraId="1799852C">
            <w:pPr>
              <w:jc w:val="center"/>
              <w:rPr>
                <w:rFonts w:hint="default" w:ascii="Times New Roman" w:hAnsi="Times New Roman" w:cs="Times New Roman"/>
                <w:lang w:val="en-US" w:eastAsia="zh-CN"/>
              </w:rPr>
            </w:pPr>
            <w:r>
              <w:rPr>
                <w:rFonts w:hint="default" w:ascii="Times New Roman" w:hAnsi="Times New Roman" w:cs="Times New Roman"/>
                <w:lang w:val="en-US" w:eastAsia="zh-CN"/>
              </w:rPr>
              <w:t>PCS不响应BMS、EMS的</w:t>
            </w:r>
            <w:r>
              <w:rPr>
                <w:rFonts w:hint="eastAsia" w:ascii="Times New Roman" w:hAnsi="Times New Roman" w:cs="Times New Roman"/>
                <w:lang w:val="en-US" w:eastAsia="zh-CN"/>
              </w:rPr>
              <w:t>保护及告警</w:t>
            </w:r>
            <w:r>
              <w:rPr>
                <w:rFonts w:hint="default" w:ascii="Times New Roman" w:hAnsi="Times New Roman" w:cs="Times New Roman"/>
                <w:lang w:val="en-US" w:eastAsia="zh-CN"/>
              </w:rPr>
              <w:t>信息</w:t>
            </w:r>
          </w:p>
        </w:tc>
        <w:tc>
          <w:tcPr>
            <w:tcW w:w="1688" w:type="dxa"/>
            <w:shd w:val="clear" w:color="auto" w:fill="auto"/>
            <w:vAlign w:val="center"/>
          </w:tcPr>
          <w:p w14:paraId="63FA2513">
            <w:pPr>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eastAsia="Segoe UI" w:cs="Times New Roman"/>
                <w:i w:val="0"/>
                <w:iCs w:val="0"/>
                <w:caps w:val="0"/>
                <w:color w:val="404040"/>
                <w:spacing w:val="0"/>
                <w:sz w:val="24"/>
                <w:szCs w:val="24"/>
              </w:rPr>
              <w:t>PCS</w:t>
            </w:r>
            <w:r>
              <w:rPr>
                <w:rFonts w:hint="default" w:ascii="Times New Roman" w:hAnsi="Times New Roman" w:cs="Times New Roman"/>
                <w:i w:val="0"/>
                <w:iCs w:val="0"/>
                <w:caps w:val="0"/>
                <w:color w:val="404040"/>
                <w:spacing w:val="0"/>
                <w:sz w:val="24"/>
                <w:szCs w:val="24"/>
                <w:lang w:val="en-US" w:eastAsia="zh-CN"/>
              </w:rPr>
              <w:t>无变化</w:t>
            </w:r>
          </w:p>
        </w:tc>
      </w:tr>
    </w:tbl>
    <w:p w14:paraId="5A9AC7AE">
      <w:pPr>
        <w:rPr>
          <w:rFonts w:hint="default" w:ascii="Times New Roman" w:hAnsi="Times New Roman" w:cs="Times New Roman"/>
          <w:b/>
          <w:szCs w:val="28"/>
        </w:rPr>
      </w:pPr>
      <w:r>
        <w:rPr>
          <w:rFonts w:hint="default" w:ascii="Times New Roman" w:hAnsi="Times New Roman" w:cs="Times New Roman"/>
          <w:b/>
          <w:szCs w:val="28"/>
        </w:rPr>
        <w:t>测试结论</w:t>
      </w:r>
    </w:p>
    <w:p w14:paraId="440CCA41">
      <w:pPr>
        <w:ind w:firstLine="480" w:firstLineChars="200"/>
        <w:rPr>
          <w:rFonts w:hint="default" w:ascii="Times New Roman" w:hAnsi="Times New Roman" w:eastAsia="宋体" w:cs="Times New Roman"/>
          <w:lang w:val="en-US" w:eastAsia="zh-CN"/>
        </w:rPr>
      </w:pPr>
      <w:bookmarkStart w:id="70" w:name="_Toc25087"/>
      <w:bookmarkStart w:id="71" w:name="_消防系统"/>
      <w:r>
        <w:rPr>
          <w:rFonts w:hint="default" w:ascii="Times New Roman" w:hAnsi="Times New Roman" w:cs="Times New Roman"/>
          <w:lang w:val="en-US" w:eastAsia="zh-CN"/>
        </w:rPr>
        <w:t>无问题Pass，存在异常现象NG</w:t>
      </w:r>
    </w:p>
    <w:p w14:paraId="4F88444C">
      <w:pPr>
        <w:pStyle w:val="3"/>
        <w:numPr>
          <w:ilvl w:val="3"/>
          <w:numId w:val="2"/>
        </w:numPr>
        <w:rPr>
          <w:rFonts w:hint="default" w:ascii="Times New Roman" w:hAnsi="Times New Roman" w:cs="Times New Roman"/>
          <w:sz w:val="24"/>
          <w:szCs w:val="24"/>
        </w:rPr>
      </w:pPr>
      <w:bookmarkStart w:id="72" w:name="_Toc22867"/>
      <w:r>
        <w:rPr>
          <w:rFonts w:hint="default" w:ascii="Times New Roman" w:hAnsi="Times New Roman" w:cs="Times New Roman"/>
          <w:sz w:val="24"/>
          <w:szCs w:val="24"/>
        </w:rPr>
        <w:t>消防系统</w:t>
      </w:r>
      <w:bookmarkEnd w:id="70"/>
      <w:bookmarkEnd w:id="72"/>
    </w:p>
    <w:p w14:paraId="5D2FA47B">
      <w:pPr>
        <w:rPr>
          <w:rFonts w:hint="default" w:ascii="Times New Roman" w:hAnsi="Times New Roman" w:cs="Times New Roman"/>
          <w:szCs w:val="24"/>
        </w:rPr>
      </w:pPr>
      <w:r>
        <w:rPr>
          <w:rFonts w:hint="default" w:ascii="Times New Roman" w:hAnsi="Times New Roman" w:cs="Times New Roman"/>
          <w:b/>
          <w:szCs w:val="24"/>
        </w:rPr>
        <w:t>测试标准</w:t>
      </w:r>
    </w:p>
    <w:bookmarkEnd w:id="71"/>
    <w:p w14:paraId="4B71BF2D">
      <w:pPr>
        <w:numPr>
          <w:ilvl w:val="0"/>
          <w:numId w:val="16"/>
        </w:numPr>
        <w:rPr>
          <w:rFonts w:hint="default" w:ascii="Times New Roman" w:hAnsi="Times New Roman" w:cs="Times New Roman"/>
          <w:szCs w:val="24"/>
        </w:rPr>
      </w:pPr>
      <w:r>
        <w:rPr>
          <w:rFonts w:hint="eastAsia" w:ascii="Times New Roman" w:hAnsi="Times New Roman" w:cs="Times New Roman"/>
          <w:szCs w:val="24"/>
        </w:rPr>
        <w:t>断开气溶胶喷洒信号线，以防止触发气溶胶喷洒；</w:t>
      </w:r>
    </w:p>
    <w:p w14:paraId="5154CE5D">
      <w:pPr>
        <w:numPr>
          <w:ilvl w:val="0"/>
          <w:numId w:val="16"/>
        </w:numPr>
        <w:rPr>
          <w:rFonts w:hint="default" w:ascii="Times New Roman" w:hAnsi="Times New Roman" w:cs="Times New Roman"/>
          <w:szCs w:val="24"/>
        </w:rPr>
      </w:pPr>
      <w:r>
        <w:rPr>
          <w:rFonts w:hint="eastAsia" w:ascii="Times New Roman" w:hAnsi="Times New Roman" w:cs="Times New Roman"/>
          <w:szCs w:val="24"/>
        </w:rPr>
        <w:t>模拟温感、烟感、可燃气体低浓度、可燃气体高浓度告警，BMS应报“一级火警”告警信息，EMS应同步报警，触发告警时声光报警器应动作，进气/排气阀打开，排气风扇开启；</w:t>
      </w:r>
    </w:p>
    <w:p w14:paraId="5EC8FC2A">
      <w:pPr>
        <w:numPr>
          <w:ilvl w:val="0"/>
          <w:numId w:val="16"/>
        </w:numPr>
        <w:rPr>
          <w:rFonts w:hint="default" w:ascii="Times New Roman" w:hAnsi="Times New Roman" w:cs="Times New Roman"/>
          <w:szCs w:val="24"/>
        </w:rPr>
      </w:pPr>
      <w:r>
        <w:rPr>
          <w:rFonts w:hint="eastAsia" w:ascii="Times New Roman" w:hAnsi="Times New Roman" w:cs="Times New Roman"/>
          <w:szCs w:val="24"/>
        </w:rPr>
        <w:t>模拟烟感和温感同时动作、温感和可燃气体高浓度提示动作，BMS应报“二级火警”告警信息，EMS应同步报警，触发告警时声光报警器应动作，进气/排气阀关闭，排气风扇关闭（触发二级火警的逻辑为先触发一级火警，再触发二级火警，然后恢复至一级火警，最后报警消除）；</w:t>
      </w:r>
    </w:p>
    <w:p w14:paraId="2CA78D7B">
      <w:pPr>
        <w:numPr>
          <w:ilvl w:val="0"/>
          <w:numId w:val="16"/>
        </w:numPr>
        <w:rPr>
          <w:rFonts w:hint="default" w:ascii="Times New Roman" w:hAnsi="Times New Roman" w:cs="Times New Roman"/>
          <w:szCs w:val="24"/>
        </w:rPr>
      </w:pPr>
      <w:r>
        <w:rPr>
          <w:rFonts w:hint="eastAsia" w:ascii="Times New Roman" w:hAnsi="Times New Roman" w:cs="Times New Roman"/>
          <w:szCs w:val="24"/>
        </w:rPr>
        <w:t>模拟触发灭火装置反馈信号。</w:t>
      </w:r>
    </w:p>
    <w:p w14:paraId="6C0DD825">
      <w:pPr>
        <w:rPr>
          <w:rFonts w:hint="default" w:ascii="Times New Roman" w:hAnsi="Times New Roman" w:cs="Times New Roman"/>
          <w:b/>
          <w:szCs w:val="24"/>
        </w:rPr>
      </w:pPr>
      <w:r>
        <w:rPr>
          <w:rFonts w:hint="default" w:ascii="Times New Roman" w:hAnsi="Times New Roman" w:cs="Times New Roman"/>
          <w:b/>
          <w:szCs w:val="24"/>
        </w:rPr>
        <w:t>测试数据</w:t>
      </w:r>
    </w:p>
    <w:p w14:paraId="52075E6E">
      <w:pPr>
        <w:rPr>
          <w:rFonts w:hint="default" w:ascii="Times New Roman" w:hAnsi="Times New Roman" w:cs="Times New Roman"/>
          <w:b/>
          <w:szCs w:val="24"/>
        </w:rPr>
      </w:pPr>
      <w:r>
        <w:rPr>
          <w:rFonts w:hint="default" w:ascii="Times New Roman" w:hAnsi="Times New Roman" w:cs="Times New Roman"/>
          <w:b/>
          <w:szCs w:val="24"/>
        </w:rPr>
        <w:t>测试结论</w:t>
      </w:r>
    </w:p>
    <w:p w14:paraId="43C0CD8C">
      <w:pPr>
        <w:ind w:firstLine="480" w:firstLineChars="200"/>
        <w:rPr>
          <w:rFonts w:hint="default" w:ascii="Times New Roman" w:hAnsi="Times New Roman" w:eastAsia="宋体" w:cs="Times New Roman"/>
          <w:lang w:val="en-US" w:eastAsia="zh-CN"/>
        </w:rPr>
      </w:pPr>
      <w:bookmarkStart w:id="73" w:name="_Toc10472"/>
      <w:bookmarkStart w:id="74" w:name="_热管理系统"/>
      <w:r>
        <w:rPr>
          <w:rFonts w:hint="default" w:ascii="Times New Roman" w:hAnsi="Times New Roman" w:cs="Times New Roman"/>
          <w:lang w:val="en-US" w:eastAsia="zh-CN"/>
        </w:rPr>
        <w:t>无问题Pass，存在异常现象NG</w:t>
      </w:r>
    </w:p>
    <w:p w14:paraId="008F998E">
      <w:pPr>
        <w:pStyle w:val="3"/>
        <w:numPr>
          <w:ilvl w:val="3"/>
          <w:numId w:val="2"/>
        </w:numPr>
        <w:rPr>
          <w:rFonts w:hint="default" w:ascii="Times New Roman" w:hAnsi="Times New Roman" w:cs="Times New Roman"/>
          <w:sz w:val="24"/>
          <w:szCs w:val="24"/>
        </w:rPr>
      </w:pPr>
      <w:bookmarkStart w:id="75" w:name="_Toc12832"/>
      <w:r>
        <w:rPr>
          <w:rFonts w:hint="default" w:ascii="Times New Roman" w:hAnsi="Times New Roman" w:cs="Times New Roman"/>
          <w:sz w:val="24"/>
          <w:szCs w:val="24"/>
        </w:rPr>
        <w:t>热管理系统</w:t>
      </w:r>
      <w:bookmarkEnd w:id="73"/>
      <w:bookmarkEnd w:id="75"/>
    </w:p>
    <w:p w14:paraId="2B2BFAEC">
      <w:pPr>
        <w:rPr>
          <w:rFonts w:hint="default" w:ascii="Times New Roman" w:hAnsi="Times New Roman" w:cs="Times New Roman"/>
          <w:szCs w:val="24"/>
        </w:rPr>
      </w:pPr>
      <w:r>
        <w:rPr>
          <w:rFonts w:hint="default" w:ascii="Times New Roman" w:hAnsi="Times New Roman" w:cs="Times New Roman"/>
          <w:b/>
          <w:szCs w:val="24"/>
        </w:rPr>
        <w:t>测试标准</w:t>
      </w:r>
    </w:p>
    <w:bookmarkEnd w:id="74"/>
    <w:p w14:paraId="534B3585">
      <w:pPr>
        <w:numPr>
          <w:ilvl w:val="0"/>
          <w:numId w:val="17"/>
        </w:numPr>
        <w:rPr>
          <w:rFonts w:hint="default" w:ascii="Times New Roman" w:hAnsi="Times New Roman" w:cs="Times New Roman"/>
          <w:szCs w:val="24"/>
        </w:rPr>
      </w:pPr>
      <w:r>
        <w:rPr>
          <w:rFonts w:hint="default" w:ascii="Times New Roman" w:hAnsi="Times New Roman" w:cs="Times New Roman"/>
          <w:szCs w:val="24"/>
        </w:rPr>
        <w:t>模拟水冷机包含报警和保护信息，EMS系统应同步报警；</w:t>
      </w:r>
    </w:p>
    <w:p w14:paraId="2A2D810C">
      <w:pPr>
        <w:numPr>
          <w:ilvl w:val="0"/>
          <w:numId w:val="17"/>
        </w:numPr>
        <w:rPr>
          <w:rFonts w:hint="default" w:ascii="Times New Roman" w:hAnsi="Times New Roman" w:cs="Times New Roman"/>
          <w:szCs w:val="24"/>
        </w:rPr>
      </w:pPr>
      <w:r>
        <w:rPr>
          <w:rFonts w:hint="default" w:ascii="Times New Roman" w:hAnsi="Times New Roman" w:cs="Times New Roman"/>
          <w:szCs w:val="24"/>
        </w:rPr>
        <w:t>水冷机参数设置</w:t>
      </w:r>
      <w:r>
        <w:rPr>
          <w:rFonts w:hint="default" w:ascii="Times New Roman" w:hAnsi="Times New Roman" w:cs="Times New Roman"/>
          <w:szCs w:val="24"/>
          <w:lang w:val="en-US" w:eastAsia="zh-CN"/>
        </w:rPr>
        <w:t>根据水冷机策略设置</w:t>
      </w:r>
      <w:r>
        <w:rPr>
          <w:rFonts w:hint="default" w:ascii="Times New Roman" w:hAnsi="Times New Roman" w:cs="Times New Roman"/>
          <w:szCs w:val="24"/>
        </w:rPr>
        <w:t>进行测试；</w:t>
      </w:r>
    </w:p>
    <w:p w14:paraId="26699DBE">
      <w:pPr>
        <w:numPr>
          <w:ilvl w:val="0"/>
          <w:numId w:val="17"/>
        </w:numPr>
        <w:rPr>
          <w:rFonts w:hint="default" w:ascii="Times New Roman" w:hAnsi="Times New Roman" w:cs="Times New Roman"/>
          <w:szCs w:val="24"/>
        </w:rPr>
      </w:pPr>
      <w:r>
        <w:rPr>
          <w:rFonts w:hint="default" w:ascii="Times New Roman" w:hAnsi="Times New Roman" w:cs="Times New Roman"/>
          <w:szCs w:val="24"/>
        </w:rPr>
        <w:t>模拟除湿机包含报警和保护信息，EMS系统应同步报警；</w:t>
      </w:r>
    </w:p>
    <w:p w14:paraId="0462111D">
      <w:pPr>
        <w:numPr>
          <w:ilvl w:val="0"/>
          <w:numId w:val="17"/>
        </w:numPr>
        <w:rPr>
          <w:rFonts w:hint="default" w:ascii="Times New Roman" w:hAnsi="Times New Roman" w:cs="Times New Roman"/>
          <w:szCs w:val="24"/>
        </w:rPr>
      </w:pPr>
      <w:r>
        <w:rPr>
          <w:rFonts w:hint="default" w:ascii="Times New Roman" w:hAnsi="Times New Roman" w:cs="Times New Roman"/>
          <w:szCs w:val="24"/>
        </w:rPr>
        <w:t>除湿及参数设置使用默认定值进行测试</w:t>
      </w:r>
    </w:p>
    <w:p w14:paraId="6FDA3D58">
      <w:pPr>
        <w:rPr>
          <w:rFonts w:hint="default" w:ascii="Times New Roman" w:hAnsi="Times New Roman" w:cs="Times New Roman"/>
          <w:b/>
          <w:szCs w:val="24"/>
        </w:rPr>
      </w:pPr>
      <w:r>
        <w:rPr>
          <w:rFonts w:hint="default" w:ascii="Times New Roman" w:hAnsi="Times New Roman" w:cs="Times New Roman"/>
          <w:b/>
          <w:szCs w:val="24"/>
        </w:rPr>
        <w:t>测试数据</w:t>
      </w:r>
    </w:p>
    <w:tbl>
      <w:tblPr>
        <w:tblStyle w:val="14"/>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6"/>
        <w:gridCol w:w="2143"/>
        <w:gridCol w:w="2078"/>
        <w:gridCol w:w="2915"/>
      </w:tblGrid>
      <w:tr w14:paraId="784F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vAlign w:val="center"/>
          </w:tcPr>
          <w:p w14:paraId="74071351">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设备</w:t>
            </w:r>
          </w:p>
        </w:tc>
        <w:tc>
          <w:tcPr>
            <w:tcW w:w="2143" w:type="dxa"/>
            <w:vAlign w:val="center"/>
          </w:tcPr>
          <w:p w14:paraId="2C303CCA">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水冷机</w:t>
            </w:r>
          </w:p>
        </w:tc>
        <w:tc>
          <w:tcPr>
            <w:tcW w:w="2078" w:type="dxa"/>
            <w:vAlign w:val="center"/>
          </w:tcPr>
          <w:p w14:paraId="36E8CCF9">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除湿机</w:t>
            </w:r>
          </w:p>
        </w:tc>
        <w:tc>
          <w:tcPr>
            <w:tcW w:w="2915" w:type="dxa"/>
          </w:tcPr>
          <w:p w14:paraId="33A373CE">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PCS</w:t>
            </w:r>
          </w:p>
          <w:p w14:paraId="59D448A5">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风扇</w:t>
            </w:r>
          </w:p>
        </w:tc>
      </w:tr>
      <w:tr w14:paraId="6E0F0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vAlign w:val="center"/>
          </w:tcPr>
          <w:p w14:paraId="208AB6A0">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数据显示</w:t>
            </w:r>
          </w:p>
        </w:tc>
        <w:tc>
          <w:tcPr>
            <w:tcW w:w="2143" w:type="dxa"/>
            <w:vAlign w:val="center"/>
          </w:tcPr>
          <w:p w14:paraId="15032F3D">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一致</w:t>
            </w:r>
          </w:p>
        </w:tc>
        <w:tc>
          <w:tcPr>
            <w:tcW w:w="2078" w:type="dxa"/>
            <w:vAlign w:val="center"/>
          </w:tcPr>
          <w:p w14:paraId="42AA6062">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一致</w:t>
            </w:r>
          </w:p>
        </w:tc>
        <w:tc>
          <w:tcPr>
            <w:tcW w:w="2915" w:type="dxa"/>
          </w:tcPr>
          <w:p w14:paraId="4D266B0E">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机械式温控器</w:t>
            </w:r>
          </w:p>
        </w:tc>
      </w:tr>
      <w:tr w14:paraId="6787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56" w:type="dxa"/>
            <w:vAlign w:val="center"/>
          </w:tcPr>
          <w:p w14:paraId="57E2DD70">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模式修改</w:t>
            </w:r>
          </w:p>
        </w:tc>
        <w:tc>
          <w:tcPr>
            <w:tcW w:w="2143" w:type="dxa"/>
            <w:vAlign w:val="center"/>
          </w:tcPr>
          <w:p w14:paraId="7F65E18F">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具备</w:t>
            </w:r>
          </w:p>
        </w:tc>
        <w:tc>
          <w:tcPr>
            <w:tcW w:w="2078" w:type="dxa"/>
            <w:vAlign w:val="center"/>
          </w:tcPr>
          <w:p w14:paraId="3FC26EBB">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具备</w:t>
            </w:r>
          </w:p>
        </w:tc>
        <w:tc>
          <w:tcPr>
            <w:tcW w:w="2915" w:type="dxa"/>
            <w:vAlign w:val="center"/>
          </w:tcPr>
          <w:p w14:paraId="6C06429F">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不具备</w:t>
            </w:r>
          </w:p>
        </w:tc>
      </w:tr>
      <w:tr w14:paraId="13D2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vAlign w:val="center"/>
          </w:tcPr>
          <w:p w14:paraId="3467D121">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参数下发</w:t>
            </w:r>
          </w:p>
        </w:tc>
        <w:tc>
          <w:tcPr>
            <w:tcW w:w="2143" w:type="dxa"/>
            <w:vAlign w:val="center"/>
          </w:tcPr>
          <w:p w14:paraId="236ED290">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EMS下发</w:t>
            </w:r>
          </w:p>
        </w:tc>
        <w:tc>
          <w:tcPr>
            <w:tcW w:w="2078" w:type="dxa"/>
            <w:vAlign w:val="center"/>
          </w:tcPr>
          <w:p w14:paraId="0EEDAA21">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EMS下发</w:t>
            </w:r>
          </w:p>
        </w:tc>
        <w:tc>
          <w:tcPr>
            <w:tcW w:w="2915" w:type="dxa"/>
            <w:vAlign w:val="center"/>
          </w:tcPr>
          <w:p w14:paraId="04176543">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PCS修改</w:t>
            </w:r>
          </w:p>
        </w:tc>
      </w:tr>
      <w:tr w14:paraId="3986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vAlign w:val="center"/>
          </w:tcPr>
          <w:p w14:paraId="052F763C">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备注</w:t>
            </w:r>
          </w:p>
        </w:tc>
        <w:tc>
          <w:tcPr>
            <w:tcW w:w="2143" w:type="dxa"/>
            <w:vAlign w:val="center"/>
          </w:tcPr>
          <w:p w14:paraId="21F2C1CB">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液冷机实测逻辑符合技术规格书规定的逻辑策略</w:t>
            </w:r>
          </w:p>
        </w:tc>
        <w:tc>
          <w:tcPr>
            <w:tcW w:w="2078" w:type="dxa"/>
            <w:vAlign w:val="center"/>
          </w:tcPr>
          <w:p w14:paraId="25B85CA9">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高于64%RH除湿启动，低于42%RH除湿停止。</w:t>
            </w:r>
          </w:p>
        </w:tc>
        <w:tc>
          <w:tcPr>
            <w:tcW w:w="2915" w:type="dxa"/>
            <w:vAlign w:val="center"/>
          </w:tcPr>
          <w:p w14:paraId="389DBCEB">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PCS温度升高，轴流风机启动</w:t>
            </w:r>
          </w:p>
        </w:tc>
      </w:tr>
    </w:tbl>
    <w:p w14:paraId="21CB603C">
      <w:pPr>
        <w:rPr>
          <w:rFonts w:hint="default" w:ascii="Times New Roman" w:hAnsi="Times New Roman" w:cs="Times New Roman"/>
          <w:b/>
          <w:szCs w:val="24"/>
        </w:rPr>
      </w:pPr>
      <w:bookmarkStart w:id="76" w:name="_Toc26273"/>
      <w:r>
        <w:rPr>
          <w:rFonts w:hint="default" w:ascii="Times New Roman" w:hAnsi="Times New Roman" w:cs="Times New Roman"/>
          <w:b/>
          <w:szCs w:val="24"/>
        </w:rPr>
        <w:t>测试结论</w:t>
      </w:r>
    </w:p>
    <w:p w14:paraId="00DCE74B">
      <w:pPr>
        <w:ind w:firstLine="480" w:firstLineChars="200"/>
        <w:rPr>
          <w:rFonts w:hint="default" w:ascii="Times New Roman" w:hAnsi="Times New Roman" w:eastAsia="宋体" w:cs="Times New Roman"/>
          <w:lang w:val="en-US" w:eastAsia="zh-CN"/>
        </w:rPr>
      </w:pPr>
      <w:bookmarkStart w:id="77" w:name="_启停机功能"/>
      <w:r>
        <w:rPr>
          <w:rFonts w:hint="default" w:ascii="Times New Roman" w:hAnsi="Times New Roman" w:cs="Times New Roman"/>
          <w:lang w:val="en-US" w:eastAsia="zh-CN"/>
        </w:rPr>
        <w:t>无问题Pass，存在异常现象NG</w:t>
      </w:r>
    </w:p>
    <w:p w14:paraId="4E72F911">
      <w:pPr>
        <w:pStyle w:val="3"/>
        <w:numPr>
          <w:ilvl w:val="3"/>
          <w:numId w:val="2"/>
        </w:numPr>
        <w:rPr>
          <w:rFonts w:hint="default" w:ascii="Times New Roman" w:hAnsi="Times New Roman" w:cs="Times New Roman"/>
          <w:sz w:val="24"/>
          <w:szCs w:val="24"/>
        </w:rPr>
      </w:pPr>
      <w:bookmarkStart w:id="78" w:name="_Toc25151"/>
      <w:r>
        <w:rPr>
          <w:rFonts w:hint="default" w:ascii="Times New Roman" w:hAnsi="Times New Roman" w:cs="Times New Roman"/>
          <w:sz w:val="24"/>
          <w:szCs w:val="24"/>
        </w:rPr>
        <w:t>启停机功能</w:t>
      </w:r>
      <w:bookmarkEnd w:id="78"/>
    </w:p>
    <w:p w14:paraId="3DAAC576">
      <w:pPr>
        <w:rPr>
          <w:rFonts w:hint="default" w:ascii="Times New Roman" w:hAnsi="Times New Roman" w:cs="Times New Roman"/>
          <w:szCs w:val="24"/>
        </w:rPr>
      </w:pPr>
      <w:r>
        <w:rPr>
          <w:rFonts w:hint="default" w:ascii="Times New Roman" w:hAnsi="Times New Roman" w:cs="Times New Roman"/>
          <w:b/>
          <w:szCs w:val="24"/>
        </w:rPr>
        <w:t>测试标准</w:t>
      </w:r>
    </w:p>
    <w:p w14:paraId="6A1E0490">
      <w:pPr>
        <w:numPr>
          <w:ilvl w:val="0"/>
          <w:numId w:val="18"/>
        </w:numPr>
        <w:rPr>
          <w:rFonts w:hint="default" w:ascii="Times New Roman" w:hAnsi="Times New Roman" w:cs="Times New Roman"/>
          <w:szCs w:val="24"/>
        </w:rPr>
      </w:pPr>
      <w:r>
        <w:rPr>
          <w:rFonts w:hint="default" w:ascii="Times New Roman" w:hAnsi="Times New Roman" w:cs="Times New Roman"/>
          <w:szCs w:val="24"/>
        </w:rPr>
        <w:t xml:space="preserve">连接系统与交流源或电网，连接辅助供电，开启电池管理系统、热管理系统及消防系统，闭合开关QF，开启储能变流器； </w:t>
      </w:r>
    </w:p>
    <w:p w14:paraId="6F786CBF">
      <w:pPr>
        <w:numPr>
          <w:ilvl w:val="0"/>
          <w:numId w:val="18"/>
        </w:numPr>
        <w:rPr>
          <w:rFonts w:hint="default" w:ascii="Times New Roman" w:hAnsi="Times New Roman" w:cs="Times New Roman"/>
          <w:szCs w:val="24"/>
        </w:rPr>
      </w:pPr>
      <w:r>
        <w:rPr>
          <w:rFonts w:hint="default" w:ascii="Times New Roman" w:hAnsi="Times New Roman" w:cs="Times New Roman"/>
          <w:szCs w:val="24"/>
        </w:rPr>
        <w:t>通过</w:t>
      </w:r>
      <w:r>
        <w:rPr>
          <w:rFonts w:hint="default" w:ascii="Times New Roman" w:hAnsi="Times New Roman" w:cs="Times New Roman"/>
          <w:szCs w:val="24"/>
          <w:lang w:val="en-US" w:eastAsia="zh-CN"/>
        </w:rPr>
        <w:t>EMS</w:t>
      </w:r>
      <w:r>
        <w:rPr>
          <w:rFonts w:hint="default" w:ascii="Times New Roman" w:hAnsi="Times New Roman" w:cs="Times New Roman"/>
          <w:szCs w:val="24"/>
        </w:rPr>
        <w:t xml:space="preserve">发送系统启动指令，记录设备运行状态； </w:t>
      </w:r>
    </w:p>
    <w:p w14:paraId="599E91C7">
      <w:pPr>
        <w:numPr>
          <w:ilvl w:val="0"/>
          <w:numId w:val="18"/>
        </w:numPr>
        <w:rPr>
          <w:rFonts w:hint="default" w:ascii="Times New Roman" w:hAnsi="Times New Roman" w:cs="Times New Roman"/>
          <w:szCs w:val="24"/>
        </w:rPr>
      </w:pPr>
      <w:r>
        <w:rPr>
          <w:rFonts w:hint="default" w:ascii="Times New Roman" w:hAnsi="Times New Roman" w:cs="Times New Roman"/>
          <w:szCs w:val="24"/>
        </w:rPr>
        <w:t xml:space="preserve">设置功率在10%Pn下充电，记录运行功率值； </w:t>
      </w:r>
    </w:p>
    <w:p w14:paraId="252E372C">
      <w:pPr>
        <w:numPr>
          <w:ilvl w:val="0"/>
          <w:numId w:val="18"/>
        </w:numPr>
        <w:rPr>
          <w:rFonts w:hint="default" w:ascii="Times New Roman" w:hAnsi="Times New Roman" w:cs="Times New Roman"/>
          <w:szCs w:val="24"/>
        </w:rPr>
      </w:pPr>
      <w:r>
        <w:rPr>
          <w:rFonts w:hint="default" w:ascii="Times New Roman" w:hAnsi="Times New Roman" w:cs="Times New Roman"/>
          <w:szCs w:val="24"/>
        </w:rPr>
        <w:t>持续1 min后，通过</w:t>
      </w:r>
      <w:r>
        <w:rPr>
          <w:rFonts w:hint="default" w:ascii="Times New Roman" w:hAnsi="Times New Roman" w:cs="Times New Roman"/>
          <w:szCs w:val="24"/>
          <w:lang w:val="en-US" w:eastAsia="zh-CN"/>
        </w:rPr>
        <w:t>EMS</w:t>
      </w:r>
      <w:r>
        <w:rPr>
          <w:rFonts w:hint="default" w:ascii="Times New Roman" w:hAnsi="Times New Roman" w:cs="Times New Roman"/>
          <w:szCs w:val="24"/>
        </w:rPr>
        <w:t>发送系统停机指令，记录设备运行状态。</w:t>
      </w:r>
    </w:p>
    <w:p w14:paraId="7F4F9E24">
      <w:pPr>
        <w:rPr>
          <w:rFonts w:hint="default" w:ascii="Times New Roman" w:hAnsi="Times New Roman" w:cs="Times New Roman"/>
          <w:b/>
          <w:szCs w:val="24"/>
        </w:rPr>
      </w:pPr>
      <w:r>
        <w:rPr>
          <w:rFonts w:hint="default" w:ascii="Times New Roman" w:hAnsi="Times New Roman" w:cs="Times New Roman"/>
          <w:b/>
          <w:szCs w:val="24"/>
        </w:rPr>
        <w:t>测试数据</w:t>
      </w:r>
    </w:p>
    <w:p w14:paraId="3299B967">
      <w:pPr>
        <w:ind w:firstLine="480" w:firstLineChars="200"/>
        <w:rPr>
          <w:rFonts w:hint="default" w:ascii="Times New Roman" w:hAnsi="Times New Roman" w:eastAsia="宋体" w:cs="Times New Roman"/>
          <w:szCs w:val="24"/>
          <w:lang w:val="en-US" w:eastAsia="zh-CN"/>
        </w:rPr>
      </w:pPr>
      <w:r>
        <w:rPr>
          <w:rFonts w:hint="default" w:ascii="Times New Roman" w:hAnsi="Times New Roman" w:cs="Times New Roman"/>
          <w:szCs w:val="24"/>
          <w:lang w:val="en-US" w:eastAsia="zh-CN"/>
        </w:rPr>
        <w:t>根据测试情况进行填写</w:t>
      </w:r>
    </w:p>
    <w:p w14:paraId="5570F390">
      <w:pPr>
        <w:rPr>
          <w:rFonts w:hint="default" w:ascii="Times New Roman" w:hAnsi="Times New Roman" w:cs="Times New Roman"/>
          <w:b/>
          <w:szCs w:val="28"/>
        </w:rPr>
      </w:pPr>
      <w:r>
        <w:rPr>
          <w:rFonts w:hint="default" w:ascii="Times New Roman" w:hAnsi="Times New Roman" w:cs="Times New Roman"/>
          <w:b/>
          <w:szCs w:val="28"/>
        </w:rPr>
        <w:t>测试结论</w:t>
      </w:r>
    </w:p>
    <w:bookmarkEnd w:id="76"/>
    <w:p w14:paraId="2F104EE7">
      <w:pPr>
        <w:ind w:firstLine="480" w:firstLineChars="200"/>
        <w:rPr>
          <w:rFonts w:hint="default" w:ascii="Times New Roman" w:hAnsi="Times New Roman" w:eastAsia="宋体" w:cs="Times New Roman"/>
          <w:lang w:val="en-US" w:eastAsia="zh-CN"/>
        </w:rPr>
      </w:pPr>
      <w:r>
        <w:rPr>
          <w:rFonts w:hint="default" w:ascii="Times New Roman" w:hAnsi="Times New Roman" w:cs="Times New Roman"/>
          <w:lang w:val="en-US" w:eastAsia="zh-CN"/>
        </w:rPr>
        <w:t>无问题Pass，存在异常现象NG</w:t>
      </w:r>
    </w:p>
    <w:p w14:paraId="67567C70">
      <w:pPr>
        <w:pStyle w:val="3"/>
        <w:numPr>
          <w:ilvl w:val="3"/>
          <w:numId w:val="2"/>
        </w:numPr>
        <w:rPr>
          <w:rFonts w:hint="default" w:ascii="Times New Roman" w:hAnsi="Times New Roman" w:cs="Times New Roman"/>
          <w:sz w:val="24"/>
          <w:szCs w:val="24"/>
        </w:rPr>
      </w:pPr>
      <w:bookmarkStart w:id="79" w:name="_Toc15613"/>
      <w:r>
        <w:rPr>
          <w:rFonts w:hint="default" w:ascii="Times New Roman" w:hAnsi="Times New Roman" w:cs="Times New Roman"/>
          <w:sz w:val="24"/>
          <w:szCs w:val="24"/>
        </w:rPr>
        <w:t>急停功能</w:t>
      </w:r>
      <w:bookmarkEnd w:id="79"/>
    </w:p>
    <w:p w14:paraId="63E075E6">
      <w:pPr>
        <w:rPr>
          <w:rFonts w:hint="default" w:ascii="Times New Roman" w:hAnsi="Times New Roman" w:cs="Times New Roman"/>
          <w:szCs w:val="24"/>
        </w:rPr>
      </w:pPr>
      <w:r>
        <w:rPr>
          <w:rFonts w:hint="default" w:ascii="Times New Roman" w:hAnsi="Times New Roman" w:cs="Times New Roman"/>
          <w:b/>
          <w:szCs w:val="24"/>
        </w:rPr>
        <w:t>测试标准</w:t>
      </w:r>
    </w:p>
    <w:bookmarkEnd w:id="77"/>
    <w:p w14:paraId="2860BF1F">
      <w:pPr>
        <w:ind w:left="420"/>
        <w:rPr>
          <w:rFonts w:hint="default" w:ascii="Times New Roman" w:hAnsi="Times New Roman" w:cs="Times New Roman"/>
          <w:szCs w:val="24"/>
        </w:rPr>
      </w:pPr>
      <w:r>
        <w:rPr>
          <w:rFonts w:hint="default" w:ascii="Times New Roman" w:hAnsi="Times New Roman" w:cs="Times New Roman"/>
          <w:szCs w:val="24"/>
        </w:rPr>
        <w:t>按下急停按钮，系统应该会报相应故障，并停止充放电。</w:t>
      </w:r>
    </w:p>
    <w:p w14:paraId="779A2B81">
      <w:pPr>
        <w:rPr>
          <w:rFonts w:hint="default" w:ascii="Times New Roman" w:hAnsi="Times New Roman" w:cs="Times New Roman"/>
          <w:b/>
          <w:szCs w:val="24"/>
        </w:rPr>
      </w:pPr>
      <w:r>
        <w:rPr>
          <w:rFonts w:hint="default" w:ascii="Times New Roman" w:hAnsi="Times New Roman" w:cs="Times New Roman"/>
          <w:b/>
          <w:szCs w:val="24"/>
        </w:rPr>
        <w:t>测试数据</w:t>
      </w:r>
    </w:p>
    <w:p w14:paraId="5F1A9CF0">
      <w:pPr>
        <w:ind w:firstLine="420"/>
        <w:rPr>
          <w:rFonts w:hint="default" w:ascii="Times New Roman" w:hAnsi="Times New Roman" w:eastAsia="宋体" w:cs="Times New Roman"/>
          <w:szCs w:val="24"/>
          <w:lang w:val="en-US" w:eastAsia="zh-CN"/>
        </w:rPr>
      </w:pPr>
      <w:r>
        <w:rPr>
          <w:rFonts w:hint="default" w:ascii="Times New Roman" w:hAnsi="Times New Roman" w:cs="Times New Roman"/>
          <w:szCs w:val="24"/>
        </w:rPr>
        <w:t>按下急停后，PCS会相应存在故障告警</w:t>
      </w:r>
      <w:r>
        <w:rPr>
          <w:rFonts w:hint="default" w:ascii="Times New Roman" w:hAnsi="Times New Roman" w:cs="Times New Roman"/>
          <w:szCs w:val="24"/>
          <w:lang w:eastAsia="zh-CN"/>
        </w:rPr>
        <w:t>（</w:t>
      </w:r>
      <w:r>
        <w:rPr>
          <w:rFonts w:hint="default" w:ascii="Times New Roman" w:hAnsi="Times New Roman" w:cs="Times New Roman"/>
          <w:szCs w:val="24"/>
          <w:lang w:val="en-US" w:eastAsia="zh-CN"/>
        </w:rPr>
        <w:t>6010保护）等急停字样</w:t>
      </w:r>
      <w:r>
        <w:rPr>
          <w:rFonts w:hint="default" w:ascii="Times New Roman" w:hAnsi="Times New Roman" w:cs="Times New Roman"/>
          <w:szCs w:val="24"/>
        </w:rPr>
        <w:t>，BMS</w:t>
      </w:r>
      <w:r>
        <w:rPr>
          <w:rFonts w:hint="default" w:ascii="Times New Roman" w:hAnsi="Times New Roman" w:cs="Times New Roman"/>
          <w:szCs w:val="24"/>
          <w:lang w:val="en-US" w:eastAsia="zh-CN"/>
        </w:rPr>
        <w:t>无故障指示。</w:t>
      </w:r>
    </w:p>
    <w:p w14:paraId="447E3EB9">
      <w:pPr>
        <w:rPr>
          <w:rFonts w:hint="default" w:ascii="Times New Roman" w:hAnsi="Times New Roman" w:cs="Times New Roman"/>
          <w:b/>
          <w:szCs w:val="28"/>
        </w:rPr>
      </w:pPr>
      <w:r>
        <w:rPr>
          <w:rFonts w:hint="default" w:ascii="Times New Roman" w:hAnsi="Times New Roman" w:cs="Times New Roman"/>
          <w:b/>
          <w:szCs w:val="28"/>
        </w:rPr>
        <w:t>测试结论</w:t>
      </w:r>
    </w:p>
    <w:p w14:paraId="16A3B49D">
      <w:pPr>
        <w:ind w:firstLine="480" w:firstLineChars="200"/>
        <w:rPr>
          <w:rFonts w:hint="default" w:ascii="Times New Roman" w:hAnsi="Times New Roman" w:eastAsia="宋体" w:cs="Times New Roman"/>
          <w:lang w:val="en-US" w:eastAsia="zh-CN"/>
        </w:rPr>
      </w:pPr>
      <w:bookmarkStart w:id="80" w:name="_信号测试"/>
      <w:r>
        <w:rPr>
          <w:rFonts w:hint="default" w:ascii="Times New Roman" w:hAnsi="Times New Roman" w:cs="Times New Roman"/>
          <w:lang w:val="en-US" w:eastAsia="zh-CN"/>
        </w:rPr>
        <w:t>无问题Pass，存在异常现象NG</w:t>
      </w:r>
    </w:p>
    <w:p w14:paraId="36451DA2">
      <w:pPr>
        <w:pStyle w:val="3"/>
        <w:numPr>
          <w:ilvl w:val="1"/>
          <w:numId w:val="2"/>
        </w:numPr>
        <w:rPr>
          <w:rFonts w:hint="default" w:ascii="Times New Roman" w:hAnsi="Times New Roman" w:cs="Times New Roman"/>
        </w:rPr>
      </w:pPr>
      <w:bookmarkStart w:id="81" w:name="_Toc23394"/>
      <w:r>
        <w:rPr>
          <w:rFonts w:hint="default" w:ascii="Times New Roman" w:hAnsi="Times New Roman" w:cs="Times New Roman"/>
        </w:rPr>
        <w:t>信号测试</w:t>
      </w:r>
      <w:bookmarkEnd w:id="81"/>
    </w:p>
    <w:bookmarkEnd w:id="80"/>
    <w:p w14:paraId="20D0F85D">
      <w:pPr>
        <w:pStyle w:val="3"/>
        <w:numPr>
          <w:ilvl w:val="2"/>
          <w:numId w:val="2"/>
        </w:numPr>
        <w:rPr>
          <w:rFonts w:hint="default" w:ascii="Times New Roman" w:hAnsi="Times New Roman" w:cs="Times New Roman"/>
          <w:sz w:val="24"/>
          <w:szCs w:val="24"/>
        </w:rPr>
      </w:pPr>
      <w:bookmarkStart w:id="82" w:name="_Toc25735"/>
      <w:bookmarkStart w:id="83" w:name="_DI采集点信息"/>
      <w:r>
        <w:rPr>
          <w:rFonts w:hint="default" w:ascii="Times New Roman" w:hAnsi="Times New Roman" w:cs="Times New Roman"/>
          <w:sz w:val="24"/>
          <w:szCs w:val="24"/>
        </w:rPr>
        <w:t>DI采集点信息</w:t>
      </w:r>
      <w:bookmarkEnd w:id="82"/>
    </w:p>
    <w:tbl>
      <w:tblPr>
        <w:tblStyle w:val="13"/>
        <w:tblW w:w="9913" w:type="dxa"/>
        <w:jc w:val="center"/>
        <w:tblLayout w:type="fixed"/>
        <w:tblCellMar>
          <w:top w:w="0" w:type="dxa"/>
          <w:left w:w="0" w:type="dxa"/>
          <w:bottom w:w="0" w:type="dxa"/>
          <w:right w:w="0" w:type="dxa"/>
        </w:tblCellMar>
      </w:tblPr>
      <w:tblGrid>
        <w:gridCol w:w="756"/>
        <w:gridCol w:w="2563"/>
        <w:gridCol w:w="2113"/>
        <w:gridCol w:w="4481"/>
      </w:tblGrid>
      <w:tr w14:paraId="2E8B3FC2">
        <w:tblPrEx>
          <w:tblCellMar>
            <w:top w:w="0" w:type="dxa"/>
            <w:left w:w="0" w:type="dxa"/>
            <w:bottom w:w="0" w:type="dxa"/>
            <w:right w:w="0" w:type="dxa"/>
          </w:tblCellMar>
        </w:tblPrEx>
        <w:trPr>
          <w:trHeight w:val="288" w:hRule="atLeast"/>
          <w:jc w:val="center"/>
        </w:trPr>
        <w:tc>
          <w:tcPr>
            <w:tcW w:w="756" w:type="dxa"/>
            <w:tcBorders>
              <w:top w:val="single" w:color="000000" w:sz="4" w:space="0"/>
              <w:left w:val="single" w:color="000000" w:sz="4" w:space="0"/>
              <w:bottom w:val="single" w:color="000000" w:sz="4" w:space="0"/>
              <w:right w:val="single" w:color="000000" w:sz="4" w:space="0"/>
            </w:tcBorders>
          </w:tcPr>
          <w:p w14:paraId="5FE84794">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DI采集点</w:t>
            </w:r>
          </w:p>
        </w:tc>
        <w:tc>
          <w:tcPr>
            <w:tcW w:w="256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71E2ADAB">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DI采集点名称</w:t>
            </w:r>
          </w:p>
        </w:tc>
        <w:tc>
          <w:tcPr>
            <w:tcW w:w="211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1F829668">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触发方式</w:t>
            </w:r>
          </w:p>
        </w:tc>
        <w:tc>
          <w:tcPr>
            <w:tcW w:w="448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0AF88591">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EMS状态提示</w:t>
            </w:r>
          </w:p>
        </w:tc>
      </w:tr>
      <w:tr w14:paraId="11D35B52">
        <w:tblPrEx>
          <w:tblCellMar>
            <w:top w:w="0" w:type="dxa"/>
            <w:left w:w="0" w:type="dxa"/>
            <w:bottom w:w="0" w:type="dxa"/>
            <w:right w:w="0" w:type="dxa"/>
          </w:tblCellMar>
        </w:tblPrEx>
        <w:trPr>
          <w:trHeight w:val="288" w:hRule="atLeast"/>
          <w:jc w:val="center"/>
        </w:trPr>
        <w:tc>
          <w:tcPr>
            <w:tcW w:w="756" w:type="dxa"/>
            <w:tcBorders>
              <w:top w:val="single" w:color="000000" w:sz="4" w:space="0"/>
              <w:left w:val="single" w:color="000000" w:sz="4" w:space="0"/>
              <w:bottom w:val="single" w:color="000000" w:sz="4" w:space="0"/>
              <w:right w:val="single" w:color="000000" w:sz="4" w:space="0"/>
            </w:tcBorders>
          </w:tcPr>
          <w:p w14:paraId="67756BCF">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9</w:t>
            </w:r>
          </w:p>
        </w:tc>
        <w:tc>
          <w:tcPr>
            <w:tcW w:w="256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3BFFB9FB">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进气阀接近开关NC</w:t>
            </w:r>
          </w:p>
        </w:tc>
        <w:tc>
          <w:tcPr>
            <w:tcW w:w="211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26F85A34">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打开触发</w:t>
            </w:r>
          </w:p>
        </w:tc>
        <w:tc>
          <w:tcPr>
            <w:tcW w:w="448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41B7E701">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故障报警页面：进气阀开关闭合</w:t>
            </w:r>
          </w:p>
        </w:tc>
      </w:tr>
      <w:tr w14:paraId="7CC61D76">
        <w:tblPrEx>
          <w:tblCellMar>
            <w:top w:w="0" w:type="dxa"/>
            <w:left w:w="0" w:type="dxa"/>
            <w:bottom w:w="0" w:type="dxa"/>
            <w:right w:w="0" w:type="dxa"/>
          </w:tblCellMar>
        </w:tblPrEx>
        <w:trPr>
          <w:trHeight w:val="288" w:hRule="atLeast"/>
          <w:jc w:val="center"/>
        </w:trPr>
        <w:tc>
          <w:tcPr>
            <w:tcW w:w="756" w:type="dxa"/>
            <w:tcBorders>
              <w:top w:val="single" w:color="000000" w:sz="4" w:space="0"/>
              <w:left w:val="single" w:color="000000" w:sz="4" w:space="0"/>
              <w:bottom w:val="single" w:color="000000" w:sz="4" w:space="0"/>
              <w:right w:val="single" w:color="000000" w:sz="4" w:space="0"/>
            </w:tcBorders>
          </w:tcPr>
          <w:p w14:paraId="300B88C0">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11</w:t>
            </w:r>
          </w:p>
        </w:tc>
        <w:tc>
          <w:tcPr>
            <w:tcW w:w="256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2B5500E5">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排气阀接近开关NC</w:t>
            </w:r>
          </w:p>
        </w:tc>
        <w:tc>
          <w:tcPr>
            <w:tcW w:w="211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052E4B63">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打开触发</w:t>
            </w:r>
          </w:p>
        </w:tc>
        <w:tc>
          <w:tcPr>
            <w:tcW w:w="448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57A38CAD">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故障报警页面：排气阀开关闭合</w:t>
            </w:r>
          </w:p>
        </w:tc>
      </w:tr>
      <w:tr w14:paraId="3E974327">
        <w:tblPrEx>
          <w:tblCellMar>
            <w:top w:w="0" w:type="dxa"/>
            <w:left w:w="0" w:type="dxa"/>
            <w:bottom w:w="0" w:type="dxa"/>
            <w:right w:w="0" w:type="dxa"/>
          </w:tblCellMar>
        </w:tblPrEx>
        <w:trPr>
          <w:trHeight w:val="288" w:hRule="atLeast"/>
          <w:jc w:val="center"/>
        </w:trPr>
        <w:tc>
          <w:tcPr>
            <w:tcW w:w="756" w:type="dxa"/>
            <w:tcBorders>
              <w:top w:val="single" w:color="000000" w:sz="4" w:space="0"/>
              <w:left w:val="single" w:color="000000" w:sz="4" w:space="0"/>
              <w:bottom w:val="single" w:color="000000" w:sz="4" w:space="0"/>
              <w:right w:val="single" w:color="000000" w:sz="4" w:space="0"/>
            </w:tcBorders>
          </w:tcPr>
          <w:p w14:paraId="3619B3EC">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13</w:t>
            </w:r>
          </w:p>
        </w:tc>
        <w:tc>
          <w:tcPr>
            <w:tcW w:w="256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65E318DE">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电池舱感烟探测器报警</w:t>
            </w:r>
          </w:p>
        </w:tc>
        <w:tc>
          <w:tcPr>
            <w:tcW w:w="211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3C3DCBEC">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闭合触发</w:t>
            </w:r>
          </w:p>
        </w:tc>
        <w:tc>
          <w:tcPr>
            <w:tcW w:w="448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248A1D92">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故障报警页面：电池舱感烟告警</w:t>
            </w:r>
          </w:p>
        </w:tc>
      </w:tr>
      <w:tr w14:paraId="5E93ED3A">
        <w:tblPrEx>
          <w:tblCellMar>
            <w:top w:w="0" w:type="dxa"/>
            <w:left w:w="0" w:type="dxa"/>
            <w:bottom w:w="0" w:type="dxa"/>
            <w:right w:w="0" w:type="dxa"/>
          </w:tblCellMar>
        </w:tblPrEx>
        <w:trPr>
          <w:trHeight w:val="288" w:hRule="atLeast"/>
          <w:jc w:val="center"/>
        </w:trPr>
        <w:tc>
          <w:tcPr>
            <w:tcW w:w="756" w:type="dxa"/>
            <w:tcBorders>
              <w:top w:val="single" w:color="000000" w:sz="4" w:space="0"/>
              <w:left w:val="single" w:color="000000" w:sz="4" w:space="0"/>
              <w:bottom w:val="single" w:color="000000" w:sz="4" w:space="0"/>
              <w:right w:val="single" w:color="000000" w:sz="4" w:space="0"/>
            </w:tcBorders>
          </w:tcPr>
          <w:p w14:paraId="002B4D1F">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15</w:t>
            </w:r>
          </w:p>
        </w:tc>
        <w:tc>
          <w:tcPr>
            <w:tcW w:w="256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1F3D7F0F">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电池舱感温探测器报警</w:t>
            </w:r>
          </w:p>
        </w:tc>
        <w:tc>
          <w:tcPr>
            <w:tcW w:w="211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53929E2A">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闭合触发</w:t>
            </w:r>
          </w:p>
        </w:tc>
        <w:tc>
          <w:tcPr>
            <w:tcW w:w="448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60D54FC3">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故障报警页面：电池舱感烟告警</w:t>
            </w:r>
          </w:p>
        </w:tc>
      </w:tr>
      <w:tr w14:paraId="61A399B6">
        <w:tblPrEx>
          <w:tblCellMar>
            <w:top w:w="0" w:type="dxa"/>
            <w:left w:w="0" w:type="dxa"/>
            <w:bottom w:w="0" w:type="dxa"/>
            <w:right w:w="0" w:type="dxa"/>
          </w:tblCellMar>
        </w:tblPrEx>
        <w:trPr>
          <w:trHeight w:val="288" w:hRule="atLeast"/>
          <w:jc w:val="center"/>
        </w:trPr>
        <w:tc>
          <w:tcPr>
            <w:tcW w:w="756" w:type="dxa"/>
            <w:tcBorders>
              <w:top w:val="single" w:color="000000" w:sz="4" w:space="0"/>
              <w:left w:val="single" w:color="000000" w:sz="4" w:space="0"/>
              <w:bottom w:val="single" w:color="000000" w:sz="4" w:space="0"/>
              <w:right w:val="single" w:color="000000" w:sz="4" w:space="0"/>
            </w:tcBorders>
          </w:tcPr>
          <w:p w14:paraId="060CDA1D">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17</w:t>
            </w:r>
          </w:p>
        </w:tc>
        <w:tc>
          <w:tcPr>
            <w:tcW w:w="256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68A878D7">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柜级气溶胶喷洒反馈</w:t>
            </w:r>
          </w:p>
        </w:tc>
        <w:tc>
          <w:tcPr>
            <w:tcW w:w="211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20F4CCC5">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闭合触发</w:t>
            </w:r>
          </w:p>
        </w:tc>
        <w:tc>
          <w:tcPr>
            <w:tcW w:w="448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69729842">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故障报警页面：柜级气溶胶喷洒告警</w:t>
            </w:r>
          </w:p>
        </w:tc>
      </w:tr>
      <w:tr w14:paraId="3DF0CD0F">
        <w:tblPrEx>
          <w:tblCellMar>
            <w:top w:w="0" w:type="dxa"/>
            <w:left w:w="0" w:type="dxa"/>
            <w:bottom w:w="0" w:type="dxa"/>
            <w:right w:w="0" w:type="dxa"/>
          </w:tblCellMar>
        </w:tblPrEx>
        <w:trPr>
          <w:trHeight w:val="288" w:hRule="atLeast"/>
          <w:jc w:val="center"/>
        </w:trPr>
        <w:tc>
          <w:tcPr>
            <w:tcW w:w="756" w:type="dxa"/>
            <w:tcBorders>
              <w:top w:val="single" w:color="000000" w:sz="4" w:space="0"/>
              <w:left w:val="single" w:color="000000" w:sz="4" w:space="0"/>
              <w:bottom w:val="single" w:color="000000" w:sz="4" w:space="0"/>
              <w:right w:val="single" w:color="000000" w:sz="4" w:space="0"/>
            </w:tcBorders>
          </w:tcPr>
          <w:p w14:paraId="4FD40112">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DI2H</w:t>
            </w:r>
          </w:p>
        </w:tc>
        <w:tc>
          <w:tcPr>
            <w:tcW w:w="256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5F7619D9">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可燃气体低报NO</w:t>
            </w:r>
          </w:p>
        </w:tc>
        <w:tc>
          <w:tcPr>
            <w:tcW w:w="211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47C9909B">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闭合触发</w:t>
            </w:r>
          </w:p>
        </w:tc>
        <w:tc>
          <w:tcPr>
            <w:tcW w:w="448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797CD426">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故障报警页面：BMSDI2故障产生</w:t>
            </w:r>
          </w:p>
        </w:tc>
      </w:tr>
      <w:tr w14:paraId="7CB5E103">
        <w:tblPrEx>
          <w:tblCellMar>
            <w:top w:w="0" w:type="dxa"/>
            <w:left w:w="0" w:type="dxa"/>
            <w:bottom w:w="0" w:type="dxa"/>
            <w:right w:w="0" w:type="dxa"/>
          </w:tblCellMar>
        </w:tblPrEx>
        <w:trPr>
          <w:trHeight w:val="288" w:hRule="atLeast"/>
          <w:jc w:val="center"/>
        </w:trPr>
        <w:tc>
          <w:tcPr>
            <w:tcW w:w="756" w:type="dxa"/>
            <w:tcBorders>
              <w:top w:val="single" w:color="000000" w:sz="4" w:space="0"/>
              <w:left w:val="single" w:color="000000" w:sz="4" w:space="0"/>
              <w:bottom w:val="single" w:color="000000" w:sz="4" w:space="0"/>
              <w:right w:val="single" w:color="000000" w:sz="4" w:space="0"/>
            </w:tcBorders>
          </w:tcPr>
          <w:p w14:paraId="6ADEEBF0">
            <w:pPr>
              <w:widowControl/>
              <w:tabs>
                <w:tab w:val="center" w:pos="715"/>
                <w:tab w:val="right" w:pos="1311"/>
              </w:tabs>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DI4H</w:t>
            </w:r>
          </w:p>
        </w:tc>
        <w:tc>
          <w:tcPr>
            <w:tcW w:w="256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7FBF3278">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可燃气体高报NO</w:t>
            </w:r>
          </w:p>
        </w:tc>
        <w:tc>
          <w:tcPr>
            <w:tcW w:w="211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278FF41C">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闭合触发</w:t>
            </w:r>
          </w:p>
        </w:tc>
        <w:tc>
          <w:tcPr>
            <w:tcW w:w="448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14:paraId="486F04E5">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故障报警页面：BMSDI4故障产生</w:t>
            </w:r>
          </w:p>
        </w:tc>
      </w:tr>
      <w:bookmarkEnd w:id="83"/>
    </w:tbl>
    <w:p w14:paraId="625E23F1">
      <w:pPr>
        <w:pStyle w:val="3"/>
        <w:numPr>
          <w:ilvl w:val="2"/>
          <w:numId w:val="2"/>
        </w:numPr>
        <w:rPr>
          <w:rFonts w:hint="default" w:ascii="Times New Roman" w:hAnsi="Times New Roman" w:cs="Times New Roman"/>
          <w:sz w:val="24"/>
          <w:szCs w:val="24"/>
        </w:rPr>
      </w:pPr>
      <w:bookmarkStart w:id="84" w:name="_Toc2954"/>
      <w:bookmarkStart w:id="85" w:name="_DO采集点信息"/>
      <w:r>
        <w:rPr>
          <w:rFonts w:hint="default" w:ascii="Times New Roman" w:hAnsi="Times New Roman" w:cs="Times New Roman"/>
          <w:sz w:val="24"/>
          <w:szCs w:val="24"/>
        </w:rPr>
        <w:t>DO采集点信息</w:t>
      </w:r>
      <w:bookmarkEnd w:id="84"/>
    </w:p>
    <w:tbl>
      <w:tblPr>
        <w:tblStyle w:val="13"/>
        <w:tblW w:w="581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749"/>
        <w:gridCol w:w="1396"/>
        <w:gridCol w:w="4999"/>
      </w:tblGrid>
      <w:tr w14:paraId="5D76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1546D106">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控制接收点名称</w:t>
            </w:r>
          </w:p>
        </w:tc>
        <w:tc>
          <w:tcPr>
            <w:tcW w:w="882" w:type="pct"/>
            <w:vAlign w:val="center"/>
          </w:tcPr>
          <w:p w14:paraId="1738E4A3">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Do控制点名称</w:t>
            </w:r>
          </w:p>
        </w:tc>
        <w:tc>
          <w:tcPr>
            <w:tcW w:w="704" w:type="pct"/>
            <w:vAlign w:val="center"/>
          </w:tcPr>
          <w:p w14:paraId="5B123F7D">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触发方式</w:t>
            </w:r>
          </w:p>
        </w:tc>
        <w:tc>
          <w:tcPr>
            <w:tcW w:w="2520" w:type="pct"/>
            <w:vAlign w:val="center"/>
          </w:tcPr>
          <w:p w14:paraId="2FC2A360">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状态现象</w:t>
            </w:r>
          </w:p>
        </w:tc>
      </w:tr>
      <w:tr w14:paraId="7FD4D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892" w:type="pct"/>
          </w:tcPr>
          <w:p w14:paraId="25ABA5F5">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OUT1/OUT2</w:t>
            </w:r>
          </w:p>
        </w:tc>
        <w:tc>
          <w:tcPr>
            <w:tcW w:w="882" w:type="pct"/>
          </w:tcPr>
          <w:p w14:paraId="4EFC337A">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进/排气阀打开</w:t>
            </w:r>
          </w:p>
        </w:tc>
        <w:tc>
          <w:tcPr>
            <w:tcW w:w="704" w:type="pct"/>
          </w:tcPr>
          <w:p w14:paraId="2A07F2B9">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闭合触发</w:t>
            </w:r>
          </w:p>
        </w:tc>
        <w:tc>
          <w:tcPr>
            <w:tcW w:w="2520" w:type="pct"/>
          </w:tcPr>
          <w:p w14:paraId="051ACF6C">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进/排气阀打开</w:t>
            </w:r>
          </w:p>
        </w:tc>
      </w:tr>
      <w:tr w14:paraId="7F47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tcPr>
          <w:p w14:paraId="404B6853">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OUT3/OUT4</w:t>
            </w:r>
          </w:p>
        </w:tc>
        <w:tc>
          <w:tcPr>
            <w:tcW w:w="882" w:type="pct"/>
          </w:tcPr>
          <w:p w14:paraId="4F571DFE">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进/排气阀闭合</w:t>
            </w:r>
          </w:p>
        </w:tc>
        <w:tc>
          <w:tcPr>
            <w:tcW w:w="704" w:type="pct"/>
          </w:tcPr>
          <w:p w14:paraId="455427CB">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闭合触发</w:t>
            </w:r>
          </w:p>
        </w:tc>
        <w:tc>
          <w:tcPr>
            <w:tcW w:w="2520" w:type="pct"/>
          </w:tcPr>
          <w:p w14:paraId="6AD8273A">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进/排气阀闭合</w:t>
            </w:r>
          </w:p>
        </w:tc>
      </w:tr>
      <w:tr w14:paraId="4D9C8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tcPr>
          <w:p w14:paraId="5EE704A7">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OUT5</w:t>
            </w:r>
          </w:p>
        </w:tc>
        <w:tc>
          <w:tcPr>
            <w:tcW w:w="882" w:type="pct"/>
          </w:tcPr>
          <w:p w14:paraId="2385227C">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排气风机运行</w:t>
            </w:r>
          </w:p>
        </w:tc>
        <w:tc>
          <w:tcPr>
            <w:tcW w:w="704" w:type="pct"/>
          </w:tcPr>
          <w:p w14:paraId="5772FAEC">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闭合触发</w:t>
            </w:r>
          </w:p>
        </w:tc>
        <w:tc>
          <w:tcPr>
            <w:tcW w:w="2520" w:type="pct"/>
          </w:tcPr>
          <w:p w14:paraId="4791861B">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排气风扇运行</w:t>
            </w:r>
          </w:p>
        </w:tc>
      </w:tr>
      <w:tr w14:paraId="061EA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57E101A1">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OUT6</w:t>
            </w:r>
          </w:p>
        </w:tc>
        <w:tc>
          <w:tcPr>
            <w:tcW w:w="882" w:type="pct"/>
            <w:vAlign w:val="center"/>
          </w:tcPr>
          <w:p w14:paraId="1E9A0DF8">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柜级气溶胶喷洒</w:t>
            </w:r>
          </w:p>
        </w:tc>
        <w:tc>
          <w:tcPr>
            <w:tcW w:w="704" w:type="pct"/>
            <w:vAlign w:val="center"/>
          </w:tcPr>
          <w:p w14:paraId="0E15569A">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闭合触发</w:t>
            </w:r>
          </w:p>
        </w:tc>
        <w:tc>
          <w:tcPr>
            <w:tcW w:w="2520" w:type="pct"/>
          </w:tcPr>
          <w:p w14:paraId="7FB0F437">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上位机下发DO6动作，2n DO6触点红灯亮，万用变测量通断</w:t>
            </w:r>
          </w:p>
        </w:tc>
      </w:tr>
      <w:tr w14:paraId="292E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tcPr>
          <w:p w14:paraId="1AA75A88">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DO4L</w:t>
            </w:r>
          </w:p>
        </w:tc>
        <w:tc>
          <w:tcPr>
            <w:tcW w:w="882" w:type="pct"/>
          </w:tcPr>
          <w:p w14:paraId="18A0797B">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故障指示灯（红）</w:t>
            </w:r>
          </w:p>
        </w:tc>
        <w:tc>
          <w:tcPr>
            <w:tcW w:w="704" w:type="pct"/>
          </w:tcPr>
          <w:p w14:paraId="7B53D741">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闭合触发</w:t>
            </w:r>
          </w:p>
        </w:tc>
        <w:tc>
          <w:tcPr>
            <w:tcW w:w="2520" w:type="pct"/>
          </w:tcPr>
          <w:p w14:paraId="0FBEA822">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门上三色灯红灯常亮</w:t>
            </w:r>
          </w:p>
        </w:tc>
      </w:tr>
      <w:tr w14:paraId="4CE1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tcPr>
          <w:p w14:paraId="37621356">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DO5L</w:t>
            </w:r>
          </w:p>
        </w:tc>
        <w:tc>
          <w:tcPr>
            <w:tcW w:w="882" w:type="pct"/>
          </w:tcPr>
          <w:p w14:paraId="654B3DA0">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运行指示灯（绿）</w:t>
            </w:r>
          </w:p>
        </w:tc>
        <w:tc>
          <w:tcPr>
            <w:tcW w:w="704" w:type="pct"/>
          </w:tcPr>
          <w:p w14:paraId="275CD313">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闭合触发</w:t>
            </w:r>
          </w:p>
        </w:tc>
        <w:tc>
          <w:tcPr>
            <w:tcW w:w="2520" w:type="pct"/>
          </w:tcPr>
          <w:p w14:paraId="56100F65">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门上三色灯绿灯常亮</w:t>
            </w:r>
          </w:p>
        </w:tc>
      </w:tr>
      <w:bookmarkEnd w:id="85"/>
    </w:tbl>
    <w:p w14:paraId="62CFF4B5">
      <w:pPr>
        <w:spacing w:line="360" w:lineRule="auto"/>
        <w:jc w:val="both"/>
        <w:rPr>
          <w:rFonts w:hint="default" w:ascii="Times New Roman" w:hAnsi="Times New Roman" w:cs="Times New Roman"/>
          <w:szCs w:val="21"/>
        </w:rPr>
      </w:pPr>
      <w:r>
        <w:rPr>
          <w:rFonts w:hint="default" w:ascii="Times New Roman" w:hAnsi="Times New Roman" w:cs="Times New Roman"/>
          <w:color w:val="000000"/>
          <w:szCs w:val="21"/>
        </w:rPr>
        <w:t>以上信号触发后均伴随实际动作，报警设备触发及回复时均正常动作，切气体探测器低报优先触发，高报优先复归，需查看报警记录进行确认。</w:t>
      </w:r>
    </w:p>
    <w:p w14:paraId="50748071">
      <w:pPr>
        <w:rPr>
          <w:rFonts w:hint="default" w:ascii="Times New Roman" w:hAnsi="Times New Roman" w:cs="Times New Roman"/>
          <w:b/>
          <w:szCs w:val="24"/>
        </w:rPr>
      </w:pPr>
      <w:r>
        <w:rPr>
          <w:rFonts w:hint="default" w:ascii="Times New Roman" w:hAnsi="Times New Roman" w:cs="Times New Roman"/>
          <w:b/>
          <w:szCs w:val="24"/>
        </w:rPr>
        <w:t>测试结论</w:t>
      </w:r>
    </w:p>
    <w:p w14:paraId="5B30DDA0">
      <w:pPr>
        <w:ind w:firstLine="480" w:firstLineChars="200"/>
        <w:rPr>
          <w:rFonts w:hint="default" w:ascii="Times New Roman" w:hAnsi="Times New Roman" w:eastAsia="宋体" w:cs="Times New Roman"/>
          <w:lang w:val="en-US" w:eastAsia="zh-CN"/>
        </w:rPr>
      </w:pPr>
      <w:bookmarkStart w:id="86" w:name="_系统功能"/>
      <w:r>
        <w:rPr>
          <w:rFonts w:hint="default" w:ascii="Times New Roman" w:hAnsi="Times New Roman" w:cs="Times New Roman"/>
          <w:lang w:val="en-US" w:eastAsia="zh-CN"/>
        </w:rPr>
        <w:t>无问题Pass，存在异常现象NG</w:t>
      </w:r>
    </w:p>
    <w:p w14:paraId="63655F6B">
      <w:pPr>
        <w:pStyle w:val="3"/>
        <w:numPr>
          <w:ilvl w:val="1"/>
          <w:numId w:val="2"/>
        </w:numPr>
        <w:rPr>
          <w:rFonts w:hint="default" w:ascii="Times New Roman" w:hAnsi="Times New Roman" w:cs="Times New Roman"/>
        </w:rPr>
      </w:pPr>
      <w:bookmarkStart w:id="87" w:name="_Toc16608"/>
      <w:r>
        <w:rPr>
          <w:rFonts w:hint="default" w:ascii="Times New Roman" w:hAnsi="Times New Roman" w:cs="Times New Roman"/>
        </w:rPr>
        <w:t>系统功能</w:t>
      </w:r>
      <w:bookmarkEnd w:id="87"/>
    </w:p>
    <w:p w14:paraId="30E7CF05">
      <w:pPr>
        <w:pStyle w:val="3"/>
        <w:numPr>
          <w:ilvl w:val="2"/>
          <w:numId w:val="2"/>
        </w:numPr>
        <w:rPr>
          <w:rFonts w:hint="default" w:ascii="Times New Roman" w:hAnsi="Times New Roman" w:cs="Times New Roman"/>
          <w:sz w:val="24"/>
          <w:szCs w:val="24"/>
        </w:rPr>
      </w:pPr>
      <w:bookmarkStart w:id="88" w:name="_Toc8497"/>
      <w:bookmarkStart w:id="89" w:name="_Toc3252"/>
      <w:r>
        <w:rPr>
          <w:rFonts w:hint="default" w:ascii="Times New Roman" w:hAnsi="Times New Roman" w:cs="Times New Roman"/>
          <w:sz w:val="24"/>
          <w:szCs w:val="24"/>
        </w:rPr>
        <w:t>有功功率控制功能</w:t>
      </w:r>
      <w:bookmarkEnd w:id="88"/>
      <w:bookmarkEnd w:id="89"/>
    </w:p>
    <w:bookmarkEnd w:id="86"/>
    <w:p w14:paraId="315F481F">
      <w:pPr>
        <w:rPr>
          <w:rFonts w:hint="default" w:ascii="Times New Roman" w:hAnsi="Times New Roman" w:cs="Times New Roman"/>
          <w:b/>
          <w:szCs w:val="28"/>
        </w:rPr>
      </w:pPr>
      <w:r>
        <w:rPr>
          <w:rFonts w:hint="default" w:ascii="Times New Roman" w:hAnsi="Times New Roman" w:cs="Times New Roman"/>
          <w:b/>
          <w:szCs w:val="28"/>
        </w:rPr>
        <w:t>测试标准</w:t>
      </w:r>
    </w:p>
    <w:p w14:paraId="075CC61D">
      <w:pPr>
        <w:ind w:left="420"/>
        <w:rPr>
          <w:rFonts w:hint="default" w:ascii="Times New Roman" w:hAnsi="Times New Roman" w:cs="Times New Roman"/>
        </w:rPr>
      </w:pPr>
      <w:r>
        <w:rPr>
          <w:rFonts w:hint="default" w:ascii="Times New Roman" w:hAnsi="Times New Roman" w:cs="Times New Roman"/>
        </w:rPr>
        <w:t>有功功率控制调节时间不大于300ms，充放电转换时间不大于100ms。</w:t>
      </w:r>
    </w:p>
    <w:p w14:paraId="406E0107">
      <w:pPr>
        <w:rPr>
          <w:rFonts w:hint="default" w:ascii="Times New Roman" w:hAnsi="Times New Roman" w:cs="Times New Roman"/>
          <w:b/>
          <w:szCs w:val="28"/>
        </w:rPr>
      </w:pPr>
      <w:r>
        <w:rPr>
          <w:rFonts w:hint="default" w:ascii="Times New Roman" w:hAnsi="Times New Roman" w:cs="Times New Roman"/>
          <w:b/>
          <w:szCs w:val="28"/>
        </w:rPr>
        <w:t>测试数据</w:t>
      </w:r>
    </w:p>
    <w:p w14:paraId="56600C0A">
      <w:pPr>
        <w:ind w:firstLine="420"/>
        <w:rPr>
          <w:rFonts w:hint="default" w:ascii="Times New Roman" w:hAnsi="Times New Roman" w:cs="Times New Roman"/>
          <w:szCs w:val="24"/>
        </w:rPr>
      </w:pPr>
      <w:r>
        <w:rPr>
          <w:rFonts w:hint="default" w:ascii="Times New Roman" w:hAnsi="Times New Roman" w:cs="Times New Roman"/>
          <w:szCs w:val="24"/>
        </w:rPr>
        <w:t>PCS程序仅更新高特协议，与日本现场项目使用同型号</w:t>
      </w:r>
    </w:p>
    <w:p w14:paraId="6AF2FCC8">
      <w:pPr>
        <w:rPr>
          <w:rFonts w:hint="default" w:ascii="Times New Roman" w:hAnsi="Times New Roman" w:cs="Times New Roman"/>
          <w:b/>
          <w:szCs w:val="28"/>
        </w:rPr>
      </w:pPr>
      <w:r>
        <w:rPr>
          <w:rFonts w:hint="default" w:ascii="Times New Roman" w:hAnsi="Times New Roman" w:cs="Times New Roman"/>
          <w:b/>
          <w:szCs w:val="28"/>
        </w:rPr>
        <w:t>测试结论</w:t>
      </w:r>
    </w:p>
    <w:p w14:paraId="2E33C9C5">
      <w:pPr>
        <w:ind w:firstLine="480" w:firstLineChars="200"/>
        <w:rPr>
          <w:rFonts w:hint="default" w:ascii="Times New Roman" w:hAnsi="Times New Roman" w:eastAsia="宋体" w:cs="Times New Roman"/>
          <w:lang w:val="en-US" w:eastAsia="zh-CN"/>
        </w:rPr>
      </w:pPr>
      <w:r>
        <w:rPr>
          <w:rFonts w:hint="default" w:ascii="Times New Roman" w:hAnsi="Times New Roman" w:cs="Times New Roman"/>
          <w:lang w:val="en-US" w:eastAsia="zh-CN"/>
        </w:rPr>
        <w:t>无问题Pass，存在异常现象NG</w:t>
      </w:r>
    </w:p>
    <w:p w14:paraId="2E9F1BB2">
      <w:pPr>
        <w:pStyle w:val="3"/>
        <w:numPr>
          <w:ilvl w:val="2"/>
          <w:numId w:val="2"/>
        </w:numPr>
        <w:rPr>
          <w:rFonts w:hint="default" w:ascii="Times New Roman" w:hAnsi="Times New Roman" w:cs="Times New Roman"/>
          <w:sz w:val="24"/>
          <w:szCs w:val="24"/>
        </w:rPr>
      </w:pPr>
      <w:bookmarkStart w:id="90" w:name="_Toc25830"/>
      <w:r>
        <w:rPr>
          <w:rFonts w:hint="default" w:ascii="Times New Roman" w:hAnsi="Times New Roman" w:cs="Times New Roman"/>
          <w:sz w:val="24"/>
          <w:szCs w:val="24"/>
        </w:rPr>
        <w:t>噪声测试</w:t>
      </w:r>
      <w:bookmarkEnd w:id="90"/>
    </w:p>
    <w:p w14:paraId="294E167D">
      <w:pPr>
        <w:rPr>
          <w:rFonts w:hint="default" w:ascii="Times New Roman" w:hAnsi="Times New Roman" w:cs="Times New Roman"/>
          <w:b/>
          <w:szCs w:val="28"/>
        </w:rPr>
      </w:pPr>
      <w:r>
        <w:rPr>
          <w:rFonts w:hint="default" w:ascii="Times New Roman" w:hAnsi="Times New Roman" w:cs="Times New Roman"/>
          <w:b/>
          <w:szCs w:val="28"/>
          <w:lang w:val="en-US" w:eastAsia="zh-CN"/>
        </w:rPr>
        <w:t>测试</w:t>
      </w:r>
      <w:r>
        <w:rPr>
          <w:rFonts w:hint="default" w:ascii="Times New Roman" w:hAnsi="Times New Roman" w:cs="Times New Roman"/>
          <w:b/>
          <w:szCs w:val="28"/>
        </w:rPr>
        <w:t>要求：</w:t>
      </w:r>
    </w:p>
    <w:p w14:paraId="10901586">
      <w:pPr>
        <w:numPr>
          <w:ilvl w:val="0"/>
          <w:numId w:val="19"/>
        </w:numPr>
        <w:rPr>
          <w:rFonts w:hint="default" w:ascii="Times New Roman" w:hAnsi="Times New Roman" w:cs="Times New Roman"/>
          <w:szCs w:val="24"/>
        </w:rPr>
      </w:pPr>
      <w:r>
        <w:rPr>
          <w:rFonts w:hint="default" w:ascii="Times New Roman" w:hAnsi="Times New Roman" w:cs="Times New Roman"/>
          <w:szCs w:val="24"/>
        </w:rPr>
        <w:t xml:space="preserve">将系统放置在距其四周1m范围内无反射面的水平地面； </w:t>
      </w:r>
    </w:p>
    <w:p w14:paraId="683DB5D7">
      <w:pPr>
        <w:numPr>
          <w:ilvl w:val="0"/>
          <w:numId w:val="19"/>
        </w:numPr>
        <w:rPr>
          <w:rFonts w:hint="default" w:ascii="Times New Roman" w:hAnsi="Times New Roman" w:cs="Times New Roman"/>
          <w:szCs w:val="24"/>
        </w:rPr>
      </w:pPr>
      <w:r>
        <w:rPr>
          <w:rFonts w:hint="default" w:ascii="Times New Roman" w:hAnsi="Times New Roman" w:cs="Times New Roman"/>
          <w:szCs w:val="24"/>
        </w:rPr>
        <w:t xml:space="preserve">在系统前后布置噪声测量点，测量点距离系统水平距离为1m左右，距离地面高为1.6m左右； </w:t>
      </w:r>
    </w:p>
    <w:p w14:paraId="21D6062A">
      <w:pPr>
        <w:numPr>
          <w:ilvl w:val="0"/>
          <w:numId w:val="19"/>
        </w:numPr>
        <w:rPr>
          <w:rFonts w:hint="default" w:ascii="Times New Roman" w:hAnsi="Times New Roman" w:cs="Times New Roman"/>
          <w:szCs w:val="24"/>
        </w:rPr>
      </w:pPr>
      <w:r>
        <w:rPr>
          <w:rFonts w:hint="default" w:ascii="Times New Roman" w:hAnsi="Times New Roman" w:cs="Times New Roman"/>
          <w:szCs w:val="24"/>
        </w:rPr>
        <w:t xml:space="preserve">用噪声仪在噪声测量点测量场地背景噪声，噪声仪测量采用A记权方式； </w:t>
      </w:r>
    </w:p>
    <w:p w14:paraId="4EB1D988">
      <w:pPr>
        <w:numPr>
          <w:ilvl w:val="0"/>
          <w:numId w:val="19"/>
        </w:numPr>
        <w:rPr>
          <w:rFonts w:hint="default" w:ascii="Times New Roman" w:hAnsi="Times New Roman" w:cs="Times New Roman"/>
          <w:szCs w:val="24"/>
        </w:rPr>
      </w:pPr>
      <w:r>
        <w:rPr>
          <w:rFonts w:hint="default" w:ascii="Times New Roman" w:hAnsi="Times New Roman" w:cs="Times New Roman"/>
          <w:szCs w:val="24"/>
        </w:rPr>
        <w:t xml:space="preserve">从系统舱放电开始，记录测量时间与各测量点处噪声数据，噪声仪测量采用A记权方式； </w:t>
      </w:r>
    </w:p>
    <w:p w14:paraId="76A55FB5">
      <w:pPr>
        <w:numPr>
          <w:ilvl w:val="0"/>
          <w:numId w:val="19"/>
        </w:numPr>
        <w:rPr>
          <w:rFonts w:hint="default" w:ascii="Times New Roman" w:hAnsi="Times New Roman" w:cs="Times New Roman"/>
          <w:szCs w:val="24"/>
        </w:rPr>
      </w:pPr>
      <w:r>
        <w:rPr>
          <w:rFonts w:hint="default" w:ascii="Times New Roman" w:hAnsi="Times New Roman" w:cs="Times New Roman"/>
          <w:szCs w:val="24"/>
        </w:rPr>
        <w:t>从系统舱充电开始，记录测量时间与各测量点处噪声数据，噪声仪测量采用A记权方式；</w:t>
      </w:r>
    </w:p>
    <w:tbl>
      <w:tblPr>
        <w:tblStyle w:val="14"/>
        <w:tblW w:w="8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7"/>
        <w:gridCol w:w="2597"/>
        <w:gridCol w:w="3294"/>
      </w:tblGrid>
      <w:tr w14:paraId="36CD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7" w:type="dxa"/>
            <w:vAlign w:val="center"/>
          </w:tcPr>
          <w:p w14:paraId="1D88485A">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充放电倍率（P）</w:t>
            </w:r>
          </w:p>
        </w:tc>
        <w:tc>
          <w:tcPr>
            <w:tcW w:w="2597" w:type="dxa"/>
            <w:vAlign w:val="center"/>
          </w:tcPr>
          <w:p w14:paraId="263EEB08">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时间间隔（min）</w:t>
            </w:r>
          </w:p>
        </w:tc>
        <w:tc>
          <w:tcPr>
            <w:tcW w:w="3294" w:type="dxa"/>
            <w:vAlign w:val="center"/>
          </w:tcPr>
          <w:p w14:paraId="47FCA5A2">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测量点位</w:t>
            </w:r>
          </w:p>
        </w:tc>
      </w:tr>
      <w:tr w14:paraId="67BA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7" w:type="dxa"/>
            <w:vAlign w:val="center"/>
          </w:tcPr>
          <w:p w14:paraId="174057C8">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0.5＜P</w:t>
            </w:r>
          </w:p>
        </w:tc>
        <w:tc>
          <w:tcPr>
            <w:tcW w:w="2597" w:type="dxa"/>
            <w:vAlign w:val="center"/>
          </w:tcPr>
          <w:p w14:paraId="34932070">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20</w:t>
            </w:r>
          </w:p>
        </w:tc>
        <w:tc>
          <w:tcPr>
            <w:tcW w:w="3294" w:type="dxa"/>
            <w:vAlign w:val="center"/>
          </w:tcPr>
          <w:p w14:paraId="3991C367">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前门中心点、后门中心点</w:t>
            </w:r>
          </w:p>
        </w:tc>
      </w:tr>
      <w:tr w14:paraId="7D16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7" w:type="dxa"/>
            <w:vAlign w:val="center"/>
          </w:tcPr>
          <w:p w14:paraId="48F9DDD2">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0.5≤P≤0.3</w:t>
            </w:r>
          </w:p>
        </w:tc>
        <w:tc>
          <w:tcPr>
            <w:tcW w:w="2597" w:type="dxa"/>
            <w:vAlign w:val="center"/>
          </w:tcPr>
          <w:p w14:paraId="78E2619F">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30</w:t>
            </w:r>
          </w:p>
        </w:tc>
        <w:tc>
          <w:tcPr>
            <w:tcW w:w="3294" w:type="dxa"/>
            <w:vAlign w:val="center"/>
          </w:tcPr>
          <w:p w14:paraId="722FAF8A">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前门中心点、后门中心点</w:t>
            </w:r>
          </w:p>
        </w:tc>
      </w:tr>
      <w:tr w14:paraId="15C2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7" w:type="dxa"/>
            <w:vAlign w:val="center"/>
          </w:tcPr>
          <w:p w14:paraId="0E158D0C">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0.3</w:t>
            </w:r>
            <w:r>
              <w:rPr>
                <w:rFonts w:hint="default" w:ascii="Times New Roman" w:hAnsi="Times New Roman" w:cs="Times New Roman"/>
                <w:szCs w:val="24"/>
                <w:lang w:val="en-US" w:eastAsia="zh-CN"/>
              </w:rPr>
              <w:t>＞</w:t>
            </w:r>
            <w:r>
              <w:rPr>
                <w:rFonts w:hint="default" w:ascii="Times New Roman" w:hAnsi="Times New Roman" w:cs="Times New Roman"/>
                <w:szCs w:val="24"/>
              </w:rPr>
              <w:t>P</w:t>
            </w:r>
          </w:p>
        </w:tc>
        <w:tc>
          <w:tcPr>
            <w:tcW w:w="2597" w:type="dxa"/>
            <w:vAlign w:val="center"/>
          </w:tcPr>
          <w:p w14:paraId="78356AD6">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60</w:t>
            </w:r>
          </w:p>
        </w:tc>
        <w:tc>
          <w:tcPr>
            <w:tcW w:w="3294" w:type="dxa"/>
            <w:vAlign w:val="center"/>
          </w:tcPr>
          <w:p w14:paraId="5894B698">
            <w:pPr>
              <w:numPr>
                <w:ilvl w:val="0"/>
                <w:numId w:val="0"/>
              </w:numPr>
              <w:jc w:val="center"/>
              <w:rPr>
                <w:rFonts w:hint="default" w:ascii="Times New Roman" w:hAnsi="Times New Roman" w:cs="Times New Roman"/>
                <w:szCs w:val="24"/>
              </w:rPr>
            </w:pPr>
            <w:r>
              <w:rPr>
                <w:rFonts w:hint="default" w:ascii="Times New Roman" w:hAnsi="Times New Roman" w:cs="Times New Roman"/>
                <w:szCs w:val="24"/>
              </w:rPr>
              <w:t>前门中心点、后门中心点</w:t>
            </w:r>
          </w:p>
        </w:tc>
      </w:tr>
    </w:tbl>
    <w:p w14:paraId="5B12C1D0">
      <w:pPr>
        <w:numPr>
          <w:ilvl w:val="0"/>
          <w:numId w:val="19"/>
        </w:numPr>
        <w:rPr>
          <w:rFonts w:hint="default" w:ascii="Times New Roman" w:hAnsi="Times New Roman" w:cs="Times New Roman"/>
          <w:szCs w:val="24"/>
        </w:rPr>
      </w:pPr>
      <w:r>
        <w:rPr>
          <w:rFonts w:hint="default" w:ascii="Times New Roman" w:hAnsi="Times New Roman" w:cs="Times New Roman"/>
          <w:szCs w:val="24"/>
        </w:rPr>
        <w:t xml:space="preserve">取所有测量噪声数据中的最大值作为试验结果； </w:t>
      </w:r>
    </w:p>
    <w:p w14:paraId="45393FE5">
      <w:pPr>
        <w:numPr>
          <w:ilvl w:val="0"/>
          <w:numId w:val="19"/>
        </w:numPr>
        <w:rPr>
          <w:rFonts w:hint="default" w:ascii="Times New Roman" w:hAnsi="Times New Roman" w:cs="Times New Roman"/>
          <w:szCs w:val="24"/>
        </w:rPr>
      </w:pPr>
      <w:r>
        <w:rPr>
          <w:rFonts w:hint="default" w:ascii="Times New Roman" w:hAnsi="Times New Roman" w:cs="Times New Roman"/>
          <w:szCs w:val="24"/>
        </w:rPr>
        <w:t>当测量点噪声与背景噪声的差值小于3 dB时，应采取措施降低背景噪声；</w:t>
      </w:r>
    </w:p>
    <w:p w14:paraId="51800AEE">
      <w:pPr>
        <w:numPr>
          <w:ilvl w:val="0"/>
          <w:numId w:val="19"/>
        </w:numPr>
        <w:rPr>
          <w:rFonts w:hint="default" w:ascii="Times New Roman" w:hAnsi="Times New Roman" w:cs="Times New Roman"/>
          <w:szCs w:val="24"/>
        </w:rPr>
      </w:pPr>
      <w:r>
        <w:rPr>
          <w:rFonts w:hint="default" w:ascii="Times New Roman" w:hAnsi="Times New Roman" w:cs="Times New Roman"/>
          <w:szCs w:val="24"/>
        </w:rPr>
        <w:t xml:space="preserve">当测量点噪声与背景噪声的差值大于10 dB时，测量值不做修正； </w:t>
      </w:r>
    </w:p>
    <w:p w14:paraId="39D6149A">
      <w:pPr>
        <w:numPr>
          <w:ilvl w:val="0"/>
          <w:numId w:val="19"/>
        </w:numPr>
        <w:rPr>
          <w:rFonts w:hint="default" w:ascii="Times New Roman" w:hAnsi="Times New Roman" w:cs="Times New Roman"/>
          <w:szCs w:val="24"/>
        </w:rPr>
      </w:pPr>
      <w:r>
        <w:rPr>
          <w:rFonts w:hint="default" w:ascii="Times New Roman" w:hAnsi="Times New Roman" w:cs="Times New Roman"/>
          <w:szCs w:val="24"/>
        </w:rPr>
        <w:t>当测量点噪声与背景噪声的差值在3 dB～10 dB之间时，按背景噪音修正表进行噪声值修正。</w:t>
      </w:r>
    </w:p>
    <w:p w14:paraId="1C9A7DBA">
      <w:pPr>
        <w:spacing w:line="360" w:lineRule="auto"/>
        <w:jc w:val="center"/>
        <w:rPr>
          <w:rFonts w:hint="default" w:ascii="Times New Roman" w:hAnsi="Times New Roman" w:cs="Times New Roman"/>
          <w:szCs w:val="21"/>
        </w:rPr>
      </w:pPr>
      <w:r>
        <w:rPr>
          <w:rFonts w:hint="default" w:ascii="Times New Roman" w:hAnsi="Times New Roman" w:cs="Times New Roman"/>
          <w:szCs w:val="21"/>
        </w:rPr>
        <w:t>背景噪声修正值表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3"/>
        <w:gridCol w:w="911"/>
        <w:gridCol w:w="1095"/>
        <w:gridCol w:w="1498"/>
        <w:gridCol w:w="1105"/>
      </w:tblGrid>
      <w:tr w14:paraId="6812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3" w:type="dxa"/>
          </w:tcPr>
          <w:p w14:paraId="35EB6ADB">
            <w:pPr>
              <w:widowControl/>
              <w:jc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测量点噪声与背景噪声的差值 dB</w:t>
            </w:r>
          </w:p>
        </w:tc>
        <w:tc>
          <w:tcPr>
            <w:tcW w:w="911" w:type="dxa"/>
          </w:tcPr>
          <w:p w14:paraId="19E8B3E7">
            <w:pPr>
              <w:widowControl/>
              <w:jc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3</w:t>
            </w:r>
          </w:p>
        </w:tc>
        <w:tc>
          <w:tcPr>
            <w:tcW w:w="1095" w:type="dxa"/>
          </w:tcPr>
          <w:p w14:paraId="0C933F92">
            <w:pPr>
              <w:widowControl/>
              <w:jc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4～5</w:t>
            </w:r>
          </w:p>
        </w:tc>
        <w:tc>
          <w:tcPr>
            <w:tcW w:w="1498" w:type="dxa"/>
          </w:tcPr>
          <w:p w14:paraId="194B5319">
            <w:pPr>
              <w:widowControl/>
              <w:jc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6～10</w:t>
            </w:r>
          </w:p>
        </w:tc>
        <w:tc>
          <w:tcPr>
            <w:tcW w:w="1105" w:type="dxa"/>
          </w:tcPr>
          <w:p w14:paraId="0F65C1CF">
            <w:pPr>
              <w:widowControl/>
              <w:jc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＞10</w:t>
            </w:r>
          </w:p>
        </w:tc>
      </w:tr>
      <w:tr w14:paraId="5CEE0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3" w:type="dxa"/>
          </w:tcPr>
          <w:p w14:paraId="0662AE1B">
            <w:pPr>
              <w:widowControl/>
              <w:jc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修正值 dB</w:t>
            </w:r>
          </w:p>
        </w:tc>
        <w:tc>
          <w:tcPr>
            <w:tcW w:w="911" w:type="dxa"/>
          </w:tcPr>
          <w:p w14:paraId="17733DB6">
            <w:pPr>
              <w:widowControl/>
              <w:jc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-3</w:t>
            </w:r>
          </w:p>
        </w:tc>
        <w:tc>
          <w:tcPr>
            <w:tcW w:w="1095" w:type="dxa"/>
          </w:tcPr>
          <w:p w14:paraId="0ED18E6B">
            <w:pPr>
              <w:widowControl/>
              <w:jc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w:t>
            </w:r>
          </w:p>
        </w:tc>
        <w:tc>
          <w:tcPr>
            <w:tcW w:w="1498" w:type="dxa"/>
          </w:tcPr>
          <w:p w14:paraId="104CAA87">
            <w:pPr>
              <w:widowControl/>
              <w:jc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w:t>
            </w:r>
          </w:p>
        </w:tc>
        <w:tc>
          <w:tcPr>
            <w:tcW w:w="1105" w:type="dxa"/>
          </w:tcPr>
          <w:p w14:paraId="66FF4579">
            <w:pPr>
              <w:widowControl/>
              <w:jc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0</w:t>
            </w:r>
          </w:p>
        </w:tc>
      </w:tr>
    </w:tbl>
    <w:p w14:paraId="01ACAC6F">
      <w:pPr>
        <w:rPr>
          <w:rFonts w:hint="default" w:ascii="Times New Roman" w:hAnsi="Times New Roman" w:cs="Times New Roman"/>
          <w:b/>
          <w:szCs w:val="28"/>
          <w:lang w:eastAsia="zh-CN"/>
        </w:rPr>
      </w:pPr>
      <w:r>
        <w:rPr>
          <w:rFonts w:hint="default" w:ascii="Times New Roman" w:hAnsi="Times New Roman" w:cs="Times New Roman"/>
          <w:b/>
          <w:szCs w:val="28"/>
        </w:rPr>
        <w:t>测试数据：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3099"/>
        <w:gridCol w:w="4080"/>
      </w:tblGrid>
      <w:tr w14:paraId="4B22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exact"/>
        </w:trPr>
        <w:tc>
          <w:tcPr>
            <w:tcW w:w="1242" w:type="dxa"/>
            <w:vAlign w:val="center"/>
          </w:tcPr>
          <w:p w14:paraId="3B9F3F8E">
            <w:pPr>
              <w:widowControl/>
              <w:spacing w:line="240" w:lineRule="auto"/>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距离（m）</w:t>
            </w:r>
          </w:p>
        </w:tc>
        <w:tc>
          <w:tcPr>
            <w:tcW w:w="3099" w:type="dxa"/>
            <w:vAlign w:val="center"/>
          </w:tcPr>
          <w:p w14:paraId="35A8A6B1">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汇流柜前门(dB)</w:t>
            </w:r>
          </w:p>
        </w:tc>
        <w:tc>
          <w:tcPr>
            <w:tcW w:w="4080" w:type="dxa"/>
            <w:vAlign w:val="center"/>
          </w:tcPr>
          <w:p w14:paraId="44CCB647">
            <w:pPr>
              <w:widowControl/>
              <w:spacing w:line="240" w:lineRule="auto"/>
              <w:jc w:val="center"/>
              <w:textAlignment w:val="center"/>
              <w:rPr>
                <w:rFonts w:hint="default" w:ascii="Times New Roman" w:hAnsi="Times New Roman" w:cs="Times New Roman"/>
                <w:sz w:val="21"/>
                <w:szCs w:val="21"/>
              </w:rPr>
            </w:pPr>
            <w:r>
              <w:rPr>
                <w:rFonts w:hint="default" w:ascii="Times New Roman" w:hAnsi="Times New Roman" w:cs="Times New Roman"/>
                <w:color w:val="000000"/>
                <w:kern w:val="0"/>
                <w:sz w:val="21"/>
                <w:szCs w:val="21"/>
                <w:lang w:bidi="ar"/>
              </w:rPr>
              <w:t>汇流柜后门(dB)</w:t>
            </w:r>
          </w:p>
        </w:tc>
      </w:tr>
      <w:tr w14:paraId="2950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242" w:type="dxa"/>
            <w:vAlign w:val="center"/>
          </w:tcPr>
          <w:p w14:paraId="07B550BC">
            <w:pPr>
              <w:widowControl/>
              <w:spacing w:line="240" w:lineRule="auto"/>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1</w:t>
            </w:r>
          </w:p>
        </w:tc>
        <w:tc>
          <w:tcPr>
            <w:tcW w:w="3099" w:type="dxa"/>
            <w:vAlign w:val="center"/>
          </w:tcPr>
          <w:p w14:paraId="5490DEF9">
            <w:pPr>
              <w:widowControl/>
              <w:spacing w:line="240" w:lineRule="auto"/>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62.3</w:t>
            </w:r>
          </w:p>
        </w:tc>
        <w:tc>
          <w:tcPr>
            <w:tcW w:w="4080" w:type="dxa"/>
            <w:vAlign w:val="center"/>
          </w:tcPr>
          <w:p w14:paraId="09FF6B0C">
            <w:pPr>
              <w:widowControl/>
              <w:spacing w:line="240" w:lineRule="auto"/>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68.3</w:t>
            </w:r>
          </w:p>
        </w:tc>
      </w:tr>
    </w:tbl>
    <w:p w14:paraId="20B31E10">
      <w:pPr>
        <w:ind w:firstLine="480" w:firstLineChars="200"/>
        <w:rPr>
          <w:rFonts w:hint="default" w:ascii="Times New Roman" w:hAnsi="Times New Roman" w:cs="Times New Roman"/>
          <w:b/>
          <w:szCs w:val="28"/>
        </w:rPr>
      </w:pPr>
      <w:r>
        <w:rPr>
          <w:rFonts w:hint="default" w:ascii="Times New Roman" w:hAnsi="Times New Roman" w:cs="Times New Roman"/>
          <w:szCs w:val="24"/>
        </w:rPr>
        <w:t>储能系统在额定功率运行时,在距离水平位置1m处</w:t>
      </w:r>
      <w:r>
        <w:rPr>
          <w:rFonts w:hint="default" w:ascii="Times New Roman" w:hAnsi="Times New Roman" w:cs="Times New Roman"/>
          <w:szCs w:val="24"/>
          <w:lang w:val="en-US" w:eastAsia="zh-CN"/>
        </w:rPr>
        <w:t>测试最大噪声68.3</w:t>
      </w:r>
      <w:r>
        <w:rPr>
          <w:rFonts w:hint="default" w:ascii="Times New Roman" w:hAnsi="Times New Roman" w:cs="Times New Roman"/>
          <w:szCs w:val="24"/>
        </w:rPr>
        <w:t xml:space="preserve"> dB。</w:t>
      </w:r>
    </w:p>
    <w:p w14:paraId="57FB0F61">
      <w:pPr>
        <w:rPr>
          <w:rFonts w:hint="default" w:ascii="Times New Roman" w:hAnsi="Times New Roman" w:cs="Times New Roman"/>
          <w:b/>
          <w:szCs w:val="28"/>
        </w:rPr>
      </w:pPr>
      <w:r>
        <w:rPr>
          <w:rFonts w:hint="default" w:ascii="Times New Roman" w:hAnsi="Times New Roman" w:cs="Times New Roman"/>
          <w:b/>
          <w:szCs w:val="28"/>
        </w:rPr>
        <w:t>测试结论</w:t>
      </w:r>
    </w:p>
    <w:p w14:paraId="5BD252C4">
      <w:pPr>
        <w:ind w:firstLine="480" w:firstLineChars="200"/>
        <w:rPr>
          <w:rFonts w:hint="default" w:ascii="Times New Roman" w:hAnsi="Times New Roman" w:eastAsia="宋体" w:cs="Times New Roman"/>
          <w:lang w:val="en-US" w:eastAsia="zh-CN"/>
        </w:rPr>
      </w:pPr>
      <w:r>
        <w:rPr>
          <w:rFonts w:hint="default" w:ascii="Times New Roman" w:hAnsi="Times New Roman" w:cs="Times New Roman"/>
          <w:lang w:val="en-US" w:eastAsia="zh-CN"/>
        </w:rPr>
        <w:t>无问题Pass，存在异常现象NG</w:t>
      </w:r>
    </w:p>
    <w:p w14:paraId="296C2510">
      <w:pPr>
        <w:pStyle w:val="3"/>
        <w:numPr>
          <w:ilvl w:val="2"/>
          <w:numId w:val="2"/>
        </w:numPr>
        <w:rPr>
          <w:rFonts w:hint="default" w:ascii="Times New Roman" w:hAnsi="Times New Roman" w:cs="Times New Roman"/>
          <w:sz w:val="24"/>
          <w:szCs w:val="24"/>
        </w:rPr>
      </w:pPr>
      <w:bookmarkStart w:id="91" w:name="_Toc27574"/>
      <w:r>
        <w:rPr>
          <w:rFonts w:hint="default" w:ascii="Times New Roman" w:hAnsi="Times New Roman" w:cs="Times New Roman"/>
          <w:sz w:val="24"/>
          <w:szCs w:val="24"/>
          <w:lang w:val="en-US" w:eastAsia="zh-CN"/>
        </w:rPr>
        <w:t>并离网</w:t>
      </w:r>
      <w:r>
        <w:rPr>
          <w:rFonts w:hint="default" w:ascii="Times New Roman" w:hAnsi="Times New Roman" w:cs="Times New Roman"/>
          <w:sz w:val="24"/>
          <w:szCs w:val="24"/>
        </w:rPr>
        <w:t>测试</w:t>
      </w:r>
      <w:bookmarkEnd w:id="91"/>
    </w:p>
    <w:p w14:paraId="7D4FE8BD">
      <w:pPr>
        <w:rPr>
          <w:rFonts w:hint="default" w:ascii="Times New Roman" w:hAnsi="Times New Roman" w:cs="Times New Roman"/>
          <w:b/>
          <w:szCs w:val="28"/>
        </w:rPr>
      </w:pPr>
      <w:r>
        <w:rPr>
          <w:rFonts w:hint="default" w:ascii="Times New Roman" w:hAnsi="Times New Roman" w:cs="Times New Roman"/>
          <w:b/>
          <w:szCs w:val="28"/>
        </w:rPr>
        <w:t>技术要求：</w:t>
      </w:r>
    </w:p>
    <w:p w14:paraId="14E6D135">
      <w:pPr>
        <w:numPr>
          <w:ilvl w:val="0"/>
          <w:numId w:val="0"/>
        </w:numPr>
        <w:ind w:left="420" w:leftChars="0"/>
        <w:rPr>
          <w:rFonts w:hint="default" w:ascii="Times New Roman" w:hAnsi="Times New Roman" w:cs="Times New Roman"/>
          <w:szCs w:val="24"/>
        </w:rPr>
      </w:pPr>
      <w:r>
        <w:rPr>
          <w:rFonts w:hint="default" w:ascii="Times New Roman" w:hAnsi="Times New Roman" w:cs="Times New Roman"/>
          <w:szCs w:val="24"/>
        </w:rPr>
        <w:t>EMS自动模式：</w:t>
      </w:r>
    </w:p>
    <w:p w14:paraId="0B3E3E66">
      <w:pPr>
        <w:numPr>
          <w:ilvl w:val="0"/>
          <w:numId w:val="20"/>
        </w:numPr>
        <w:rPr>
          <w:rFonts w:hint="default" w:ascii="Times New Roman" w:hAnsi="Times New Roman" w:cs="Times New Roman"/>
          <w:szCs w:val="24"/>
        </w:rPr>
      </w:pPr>
      <w:r>
        <w:rPr>
          <w:rFonts w:hint="default" w:ascii="Times New Roman" w:hAnsi="Times New Roman" w:cs="Times New Roman"/>
          <w:szCs w:val="24"/>
        </w:rPr>
        <w:t>电网掉电后，PCS转离网运行，负载改为电池供电，离网运行指示灯亮；</w:t>
      </w:r>
    </w:p>
    <w:p w14:paraId="432FFA00">
      <w:pPr>
        <w:numPr>
          <w:ilvl w:val="0"/>
          <w:numId w:val="20"/>
        </w:numPr>
        <w:rPr>
          <w:rFonts w:hint="default" w:ascii="Times New Roman" w:hAnsi="Times New Roman" w:cs="Times New Roman"/>
          <w:szCs w:val="24"/>
        </w:rPr>
      </w:pPr>
      <w:r>
        <w:rPr>
          <w:rFonts w:hint="default" w:ascii="Times New Roman" w:hAnsi="Times New Roman" w:cs="Times New Roman"/>
          <w:szCs w:val="24"/>
        </w:rPr>
        <w:t>电网来电后，PCS转并网运行，负载改为电网供电，并网运行指示灯亮；</w:t>
      </w:r>
    </w:p>
    <w:p w14:paraId="5A0A3FA3">
      <w:pPr>
        <w:numPr>
          <w:ilvl w:val="0"/>
          <w:numId w:val="20"/>
        </w:numPr>
        <w:rPr>
          <w:rFonts w:hint="default" w:ascii="Times New Roman" w:hAnsi="Times New Roman" w:cs="Times New Roman"/>
          <w:szCs w:val="24"/>
        </w:rPr>
      </w:pPr>
      <w:r>
        <w:rPr>
          <w:rFonts w:hint="default" w:ascii="Times New Roman" w:hAnsi="Times New Roman" w:cs="Times New Roman"/>
          <w:szCs w:val="24"/>
        </w:rPr>
        <w:t>离网运行时，输出线电压精度±5%，输出频率50/60HZ ±0.3%（根据项目情况设定频率），总谐波小于5%且系统正常运行。</w:t>
      </w:r>
    </w:p>
    <w:p w14:paraId="48F6CB36">
      <w:pPr>
        <w:numPr>
          <w:ilvl w:val="0"/>
          <w:numId w:val="0"/>
        </w:numPr>
        <w:ind w:left="420" w:leftChars="0"/>
        <w:rPr>
          <w:rFonts w:hint="default" w:ascii="Times New Roman" w:hAnsi="Times New Roman" w:cs="Times New Roman"/>
          <w:szCs w:val="24"/>
        </w:rPr>
      </w:pPr>
      <w:r>
        <w:rPr>
          <w:rFonts w:hint="default" w:ascii="Times New Roman" w:hAnsi="Times New Roman" w:cs="Times New Roman"/>
          <w:szCs w:val="24"/>
        </w:rPr>
        <w:t>EMS手动模式：</w:t>
      </w:r>
    </w:p>
    <w:p w14:paraId="1FB54B80">
      <w:pPr>
        <w:numPr>
          <w:ilvl w:val="0"/>
          <w:numId w:val="21"/>
        </w:numPr>
        <w:rPr>
          <w:rFonts w:hint="default" w:ascii="Times New Roman" w:hAnsi="Times New Roman" w:cs="Times New Roman"/>
          <w:szCs w:val="24"/>
        </w:rPr>
      </w:pPr>
      <w:r>
        <w:rPr>
          <w:rFonts w:hint="default" w:ascii="Times New Roman" w:hAnsi="Times New Roman" w:cs="Times New Roman"/>
          <w:szCs w:val="24"/>
        </w:rPr>
        <w:t>电网掉电后，手动按照EMS并网转离网步骤进行操作将PCS转离网运行，负载改为电池供电，离网运行指示灯亮；</w:t>
      </w:r>
    </w:p>
    <w:p w14:paraId="331B5953">
      <w:pPr>
        <w:numPr>
          <w:ilvl w:val="0"/>
          <w:numId w:val="21"/>
        </w:numPr>
        <w:rPr>
          <w:rFonts w:hint="default" w:ascii="Times New Roman" w:hAnsi="Times New Roman" w:cs="Times New Roman"/>
          <w:szCs w:val="24"/>
        </w:rPr>
      </w:pPr>
      <w:r>
        <w:rPr>
          <w:rFonts w:hint="default" w:ascii="Times New Roman" w:hAnsi="Times New Roman" w:cs="Times New Roman"/>
          <w:szCs w:val="24"/>
        </w:rPr>
        <w:t>电网来电后，手动按照EMS离网转并网步骤进行操作将PCS转并网运行，负载改为电网供电，并网运行指示灯亮；</w:t>
      </w:r>
    </w:p>
    <w:p w14:paraId="5A83CF3E">
      <w:pPr>
        <w:numPr>
          <w:ilvl w:val="0"/>
          <w:numId w:val="21"/>
        </w:numPr>
        <w:rPr>
          <w:rFonts w:hint="default" w:ascii="Times New Roman" w:hAnsi="Times New Roman" w:cs="Times New Roman"/>
          <w:szCs w:val="24"/>
        </w:rPr>
      </w:pPr>
      <w:r>
        <w:rPr>
          <w:rFonts w:hint="default" w:ascii="Times New Roman" w:hAnsi="Times New Roman" w:cs="Times New Roman"/>
          <w:szCs w:val="24"/>
        </w:rPr>
        <w:t>离网运行时，输出线电压精度±5%，输出频率50/60HZ ±0.3%（根据项目情况设定频率），总谐波小于5%且系统正常运行。</w:t>
      </w:r>
    </w:p>
    <w:p w14:paraId="586D6D47">
      <w:pPr>
        <w:rPr>
          <w:rFonts w:hint="default" w:ascii="Times New Roman" w:hAnsi="Times New Roman" w:cs="Times New Roman"/>
          <w:b/>
          <w:szCs w:val="28"/>
        </w:rPr>
      </w:pPr>
      <w:r>
        <w:rPr>
          <w:rFonts w:hint="default" w:ascii="Times New Roman" w:hAnsi="Times New Roman" w:cs="Times New Roman"/>
          <w:b/>
          <w:szCs w:val="28"/>
        </w:rPr>
        <w:t>测试数据：</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9ED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704" w:type="dxa"/>
            <w:vAlign w:val="center"/>
          </w:tcPr>
          <w:p w14:paraId="54F2D7E8">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电压/</w:t>
            </w:r>
            <w:del w:id="11" w:author="罗涛" w:date="2025-03-10T17:49:29Z">
              <w:r>
                <w:rPr>
                  <w:rFonts w:hint="default" w:ascii="Times New Roman" w:hAnsi="Times New Roman" w:eastAsia="宋体" w:cs="Times New Roman"/>
                  <w:vertAlign w:val="baseline"/>
                  <w:lang w:val="en-US" w:eastAsia="zh-CN"/>
                </w:rPr>
                <w:delText>%</w:delText>
              </w:r>
            </w:del>
            <w:ins w:id="12" w:author="罗涛" w:date="2025-03-10T17:49:29Z">
              <w:r>
                <w:rPr>
                  <w:rFonts w:hint="default" w:ascii="Times New Roman" w:hAnsi="Times New Roman" w:cs="Times New Roman"/>
                  <w:vertAlign w:val="baseline"/>
                  <w:lang w:val="en-US" w:eastAsia="zh-CN"/>
                </w:rPr>
                <w:t>V</w:t>
              </w:r>
            </w:ins>
          </w:p>
        </w:tc>
        <w:tc>
          <w:tcPr>
            <w:tcW w:w="1704" w:type="dxa"/>
            <w:vAlign w:val="center"/>
          </w:tcPr>
          <w:p w14:paraId="0C950490">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电压精度/%</w:t>
            </w:r>
          </w:p>
        </w:tc>
        <w:tc>
          <w:tcPr>
            <w:tcW w:w="1704" w:type="dxa"/>
            <w:vAlign w:val="center"/>
          </w:tcPr>
          <w:p w14:paraId="48ACE43E">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频率/Hz</w:t>
            </w:r>
          </w:p>
        </w:tc>
        <w:tc>
          <w:tcPr>
            <w:tcW w:w="1705" w:type="dxa"/>
            <w:vAlign w:val="center"/>
          </w:tcPr>
          <w:p w14:paraId="695F054E">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频率精度/%</w:t>
            </w:r>
          </w:p>
        </w:tc>
        <w:tc>
          <w:tcPr>
            <w:tcW w:w="1705" w:type="dxa"/>
            <w:vAlign w:val="center"/>
          </w:tcPr>
          <w:p w14:paraId="4EF5586F">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总谐波/%</w:t>
            </w:r>
          </w:p>
        </w:tc>
      </w:tr>
      <w:tr w14:paraId="295F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D680F3C">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199.9</w:t>
            </w:r>
          </w:p>
        </w:tc>
        <w:tc>
          <w:tcPr>
            <w:tcW w:w="1704" w:type="dxa"/>
            <w:vAlign w:val="center"/>
          </w:tcPr>
          <w:p w14:paraId="60FB2EC3">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1%</w:t>
            </w:r>
          </w:p>
        </w:tc>
        <w:tc>
          <w:tcPr>
            <w:tcW w:w="1704" w:type="dxa"/>
            <w:vAlign w:val="center"/>
          </w:tcPr>
          <w:p w14:paraId="5E2C318E">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49.99</w:t>
            </w:r>
          </w:p>
        </w:tc>
        <w:tc>
          <w:tcPr>
            <w:tcW w:w="1705" w:type="dxa"/>
            <w:vAlign w:val="center"/>
          </w:tcPr>
          <w:p w14:paraId="11529FCF">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0.02%</w:t>
            </w:r>
          </w:p>
        </w:tc>
        <w:tc>
          <w:tcPr>
            <w:tcW w:w="1705" w:type="dxa"/>
            <w:vAlign w:val="center"/>
          </w:tcPr>
          <w:p w14:paraId="7CDDEB82">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4.84</w:t>
            </w:r>
          </w:p>
        </w:tc>
      </w:tr>
      <w:tr w14:paraId="60A6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08798FB">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199.9</w:t>
            </w:r>
          </w:p>
        </w:tc>
        <w:tc>
          <w:tcPr>
            <w:tcW w:w="1704" w:type="dxa"/>
            <w:vAlign w:val="center"/>
          </w:tcPr>
          <w:p w14:paraId="71219D94">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1%</w:t>
            </w:r>
          </w:p>
        </w:tc>
        <w:tc>
          <w:tcPr>
            <w:tcW w:w="1704" w:type="dxa"/>
            <w:vAlign w:val="center"/>
          </w:tcPr>
          <w:p w14:paraId="16595281">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49.99</w:t>
            </w:r>
          </w:p>
        </w:tc>
        <w:tc>
          <w:tcPr>
            <w:tcW w:w="1705" w:type="dxa"/>
            <w:vAlign w:val="center"/>
          </w:tcPr>
          <w:p w14:paraId="35CAD0DE">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0.02%</w:t>
            </w:r>
          </w:p>
        </w:tc>
        <w:tc>
          <w:tcPr>
            <w:tcW w:w="1705" w:type="dxa"/>
            <w:vAlign w:val="center"/>
          </w:tcPr>
          <w:p w14:paraId="67025578">
            <w:pPr>
              <w:numPr>
                <w:ilvl w:val="0"/>
                <w:numId w:val="0"/>
              </w:numPr>
              <w:spacing w:line="240" w:lineRule="auto"/>
              <w:ind w:right="240" w:rightChars="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4.85</w:t>
            </w:r>
          </w:p>
        </w:tc>
      </w:tr>
    </w:tbl>
    <w:p w14:paraId="291B87EB">
      <w:pPr>
        <w:rPr>
          <w:rFonts w:hint="default" w:ascii="Times New Roman" w:hAnsi="Times New Roman" w:cs="Times New Roman"/>
          <w:b/>
          <w:szCs w:val="28"/>
        </w:rPr>
      </w:pPr>
      <w:r>
        <w:rPr>
          <w:rFonts w:hint="default" w:ascii="Times New Roman" w:hAnsi="Times New Roman" w:cs="Times New Roman"/>
          <w:b/>
          <w:szCs w:val="28"/>
        </w:rPr>
        <w:t>测试结论</w:t>
      </w:r>
    </w:p>
    <w:p w14:paraId="07EE4567">
      <w:pPr>
        <w:ind w:firstLine="480" w:firstLineChars="200"/>
        <w:rPr>
          <w:rFonts w:hint="default" w:ascii="Times New Roman" w:hAnsi="Times New Roman" w:eastAsia="宋体" w:cs="Times New Roman"/>
          <w:lang w:val="en-US" w:eastAsia="zh-CN"/>
        </w:rPr>
      </w:pPr>
      <w:bookmarkStart w:id="92" w:name="_容量测试"/>
      <w:bookmarkStart w:id="93" w:name="_机柜强度测试"/>
      <w:r>
        <w:rPr>
          <w:rFonts w:hint="default" w:ascii="Times New Roman" w:hAnsi="Times New Roman" w:cs="Times New Roman"/>
          <w:lang w:val="en-US" w:eastAsia="zh-CN"/>
        </w:rPr>
        <w:t>无问题Pass，存在异常现象NG</w:t>
      </w:r>
    </w:p>
    <w:p w14:paraId="41F14605">
      <w:pPr>
        <w:pStyle w:val="3"/>
        <w:numPr>
          <w:ilvl w:val="1"/>
          <w:numId w:val="2"/>
        </w:numPr>
        <w:rPr>
          <w:rFonts w:hint="default" w:ascii="Times New Roman" w:hAnsi="Times New Roman" w:cs="Times New Roman"/>
        </w:rPr>
      </w:pPr>
      <w:bookmarkStart w:id="94" w:name="_Toc8641"/>
      <w:r>
        <w:rPr>
          <w:rFonts w:hint="default" w:ascii="Times New Roman" w:hAnsi="Times New Roman" w:cs="Times New Roman"/>
        </w:rPr>
        <w:t>容量测试</w:t>
      </w:r>
      <w:bookmarkEnd w:id="92"/>
      <w:bookmarkEnd w:id="94"/>
    </w:p>
    <w:p w14:paraId="510F02A9">
      <w:pPr>
        <w:rPr>
          <w:rFonts w:hint="default" w:ascii="Times New Roman" w:hAnsi="Times New Roman" w:cs="Times New Roman"/>
          <w:b/>
          <w:szCs w:val="28"/>
        </w:rPr>
      </w:pPr>
      <w:r>
        <w:rPr>
          <w:rFonts w:hint="default" w:ascii="Times New Roman" w:hAnsi="Times New Roman" w:cs="Times New Roman"/>
          <w:b/>
          <w:szCs w:val="28"/>
        </w:rPr>
        <w:t>技术要求</w:t>
      </w:r>
    </w:p>
    <w:p w14:paraId="23216318">
      <w:pPr>
        <w:numPr>
          <w:ilvl w:val="0"/>
          <w:numId w:val="22"/>
        </w:numPr>
        <w:spacing w:line="360" w:lineRule="auto"/>
        <w:jc w:val="both"/>
        <w:rPr>
          <w:rFonts w:hint="default" w:ascii="Times New Roman" w:hAnsi="Times New Roman" w:cs="Times New Roman"/>
          <w:szCs w:val="21"/>
        </w:rPr>
      </w:pPr>
      <w:r>
        <w:rPr>
          <w:rFonts w:hint="default" w:ascii="Times New Roman" w:hAnsi="Times New Roman" w:cs="Times New Roman"/>
          <w:szCs w:val="21"/>
        </w:rPr>
        <w:t>容量测试过程中，PCS柜及电池柜柜门应关闭进行充放电循环测试；</w:t>
      </w:r>
    </w:p>
    <w:p w14:paraId="49B34A5E">
      <w:pPr>
        <w:numPr>
          <w:ilvl w:val="0"/>
          <w:numId w:val="22"/>
        </w:numPr>
        <w:spacing w:line="360" w:lineRule="auto"/>
        <w:jc w:val="both"/>
        <w:rPr>
          <w:rFonts w:hint="default" w:ascii="Times New Roman" w:hAnsi="Times New Roman" w:cs="Times New Roman"/>
          <w:szCs w:val="21"/>
          <w:highlight w:val="none"/>
        </w:rPr>
      </w:pPr>
      <w:r>
        <w:rPr>
          <w:rFonts w:hint="default" w:ascii="Times New Roman" w:hAnsi="Times New Roman" w:cs="Times New Roman"/>
          <w:szCs w:val="21"/>
          <w:highlight w:val="none"/>
          <w:lang w:val="en-US" w:eastAsia="zh-CN"/>
        </w:rPr>
        <w:t>电芯温度应处于</w:t>
      </w:r>
      <w:r>
        <w:rPr>
          <w:rFonts w:hint="default" w:ascii="Times New Roman" w:hAnsi="Times New Roman" w:cs="Times New Roman"/>
          <w:szCs w:val="21"/>
          <w:highlight w:val="none"/>
        </w:rPr>
        <w:t>25℃±10℃条件下</w:t>
      </w:r>
      <w:r>
        <w:rPr>
          <w:rFonts w:hint="default" w:ascii="Times New Roman" w:hAnsi="Times New Roman" w:cs="Times New Roman"/>
          <w:szCs w:val="21"/>
          <w:highlight w:val="none"/>
          <w:lang w:eastAsia="zh-CN"/>
        </w:rPr>
        <w:t>，</w:t>
      </w:r>
      <w:r>
        <w:rPr>
          <w:rFonts w:hint="default" w:ascii="Times New Roman" w:hAnsi="Times New Roman" w:cs="Times New Roman"/>
          <w:szCs w:val="21"/>
          <w:highlight w:val="none"/>
          <w:lang w:val="en-US" w:eastAsia="zh-CN"/>
        </w:rPr>
        <w:t>如低于15℃应小功率放电或水冷机制热模式将电芯温度升高至规定条件；</w:t>
      </w:r>
    </w:p>
    <w:p w14:paraId="3458E66C">
      <w:pPr>
        <w:numPr>
          <w:ilvl w:val="0"/>
          <w:numId w:val="22"/>
        </w:numPr>
        <w:spacing w:line="360" w:lineRule="auto"/>
        <w:jc w:val="both"/>
        <w:rPr>
          <w:rFonts w:hint="default" w:ascii="Times New Roman" w:hAnsi="Times New Roman" w:cs="Times New Roman"/>
          <w:szCs w:val="21"/>
        </w:rPr>
      </w:pPr>
      <w:r>
        <w:rPr>
          <w:rFonts w:hint="default" w:ascii="Times New Roman" w:hAnsi="Times New Roman" w:cs="Times New Roman"/>
          <w:szCs w:val="21"/>
        </w:rPr>
        <w:t>测试前应先放空电池剩余电量</w:t>
      </w:r>
      <w:r>
        <w:rPr>
          <w:rFonts w:hint="default" w:ascii="Times New Roman" w:hAnsi="Times New Roman" w:cs="Times New Roman"/>
          <w:szCs w:val="21"/>
          <w:lang w:eastAsia="zh-CN"/>
        </w:rPr>
        <w:t>，</w:t>
      </w:r>
      <w:r>
        <w:rPr>
          <w:rFonts w:hint="default" w:ascii="Times New Roman" w:hAnsi="Times New Roman" w:cs="Times New Roman"/>
          <w:szCs w:val="21"/>
        </w:rPr>
        <w:t>记录并保存交流侧数据、直流侧数据、辅助功耗数据、温度数据以及BMS上位机数据；</w:t>
      </w:r>
    </w:p>
    <w:p w14:paraId="065F4D1E">
      <w:pPr>
        <w:numPr>
          <w:ilvl w:val="0"/>
          <w:numId w:val="22"/>
        </w:numPr>
        <w:spacing w:line="360" w:lineRule="auto"/>
        <w:jc w:val="both"/>
        <w:rPr>
          <w:rFonts w:hint="default" w:ascii="Times New Roman" w:hAnsi="Times New Roman" w:cs="Times New Roman"/>
          <w:szCs w:val="21"/>
        </w:rPr>
      </w:pPr>
      <w:r>
        <w:rPr>
          <w:rFonts w:hint="default" w:ascii="Times New Roman" w:hAnsi="Times New Roman" w:cs="Times New Roman"/>
          <w:szCs w:val="21"/>
        </w:rPr>
        <w:t>以PCS输出最大充电功率对电池充电，至任意单体电池电压或总压达到充电截止电压时BMS控制PCS停止充电，静置</w:t>
      </w:r>
      <w:r>
        <w:rPr>
          <w:rFonts w:hint="default" w:ascii="Times New Roman" w:hAnsi="Times New Roman" w:cs="Times New Roman"/>
          <w:szCs w:val="21"/>
          <w:lang w:val="en-US" w:eastAsia="zh-CN"/>
        </w:rPr>
        <w:t>30min</w:t>
      </w:r>
      <w:r>
        <w:rPr>
          <w:rFonts w:hint="default" w:ascii="Times New Roman" w:hAnsi="Times New Roman" w:cs="Times New Roman"/>
          <w:szCs w:val="21"/>
        </w:rPr>
        <w:t>，通过功率分析仪详细记录充电时间、电度。充电过程中，PCS最大充电电流大于BMS上的最大允许充电电流，当BMS产生过压二级保护时电池充满，停止充电（注意：充放电到达一级保护阈值时PCS会降额运行，直至充放电停止）；</w:t>
      </w:r>
    </w:p>
    <w:p w14:paraId="2B1ACD20">
      <w:pPr>
        <w:numPr>
          <w:ilvl w:val="0"/>
          <w:numId w:val="22"/>
        </w:numPr>
        <w:spacing w:line="360" w:lineRule="auto"/>
        <w:jc w:val="both"/>
        <w:rPr>
          <w:rFonts w:hint="default" w:ascii="Times New Roman" w:hAnsi="Times New Roman" w:cs="Times New Roman"/>
          <w:szCs w:val="21"/>
        </w:rPr>
      </w:pPr>
      <w:r>
        <w:rPr>
          <w:rFonts w:hint="default" w:ascii="Times New Roman" w:hAnsi="Times New Roman" w:cs="Times New Roman"/>
          <w:szCs w:val="21"/>
        </w:rPr>
        <w:t>以PCS输出最大放电功率对电池放电，至任意单体电池电压或总压达到放电截止电压时，BMS控制PCS停止放电，通过功率分析仪详细记录放电时间，电度。放电过程中，PCS最大放电电流小于BMS上的最大允许放电电流，当BMS产生欠压二级保护时电池放空，停止放电；</w:t>
      </w:r>
    </w:p>
    <w:p w14:paraId="124B4E05">
      <w:pPr>
        <w:numPr>
          <w:ilvl w:val="0"/>
          <w:numId w:val="22"/>
        </w:numPr>
        <w:spacing w:line="360" w:lineRule="auto"/>
        <w:jc w:val="both"/>
        <w:rPr>
          <w:rFonts w:hint="default" w:ascii="Times New Roman" w:hAnsi="Times New Roman" w:cs="Times New Roman"/>
          <w:szCs w:val="21"/>
        </w:rPr>
      </w:pPr>
      <w:r>
        <w:rPr>
          <w:rFonts w:hint="default" w:ascii="Times New Roman" w:hAnsi="Times New Roman" w:cs="Times New Roman"/>
          <w:szCs w:val="21"/>
        </w:rPr>
        <w:t>分析记录的测试数据，储能系统充放电容量以功分仪实际记录为准，电池温度和单体电压以上位机数据为准；</w:t>
      </w:r>
    </w:p>
    <w:p w14:paraId="32945FAC">
      <w:pPr>
        <w:numPr>
          <w:ilvl w:val="0"/>
          <w:numId w:val="22"/>
        </w:numPr>
        <w:spacing w:line="360" w:lineRule="auto"/>
        <w:jc w:val="both"/>
        <w:rPr>
          <w:rFonts w:hint="default" w:ascii="Times New Roman" w:hAnsi="Times New Roman" w:cs="Times New Roman"/>
          <w:szCs w:val="21"/>
        </w:rPr>
      </w:pPr>
      <w:r>
        <w:rPr>
          <w:rFonts w:hint="default" w:ascii="Times New Roman" w:hAnsi="Times New Roman" w:cs="Times New Roman"/>
          <w:szCs w:val="21"/>
        </w:rPr>
        <w:t>充放电整个过程电池簇间单体电压差≤</w:t>
      </w:r>
      <w:r>
        <w:rPr>
          <w:rFonts w:hint="default" w:ascii="Times New Roman" w:hAnsi="Times New Roman" w:cs="Times New Roman"/>
          <w:szCs w:val="21"/>
          <w:lang w:val="en-US" w:eastAsia="zh-CN"/>
        </w:rPr>
        <w:t>25</w:t>
      </w:r>
      <w:r>
        <w:rPr>
          <w:rFonts w:hint="default" w:ascii="Times New Roman" w:hAnsi="Times New Roman" w:cs="Times New Roman"/>
          <w:szCs w:val="21"/>
        </w:rPr>
        <w:t>0mV，温差不大于</w:t>
      </w:r>
      <w:r>
        <w:rPr>
          <w:rFonts w:hint="default" w:ascii="Times New Roman" w:hAnsi="Times New Roman" w:cs="Times New Roman"/>
          <w:szCs w:val="21"/>
          <w:lang w:val="en-US" w:eastAsia="zh-CN"/>
        </w:rPr>
        <w:t>6</w:t>
      </w:r>
      <w:r>
        <w:rPr>
          <w:rFonts w:hint="default" w:ascii="Times New Roman" w:hAnsi="Times New Roman" w:cs="Times New Roman"/>
          <w:szCs w:val="21"/>
        </w:rPr>
        <w:t>℃；</w:t>
      </w:r>
    </w:p>
    <w:p w14:paraId="39622227">
      <w:pPr>
        <w:numPr>
          <w:ilvl w:val="0"/>
          <w:numId w:val="22"/>
        </w:numPr>
        <w:spacing w:line="360" w:lineRule="auto"/>
        <w:jc w:val="both"/>
        <w:rPr>
          <w:rFonts w:hint="default" w:ascii="Times New Roman" w:hAnsi="Times New Roman" w:cs="Times New Roman"/>
          <w:szCs w:val="21"/>
        </w:rPr>
      </w:pPr>
      <w:r>
        <w:rPr>
          <w:rFonts w:hint="default" w:ascii="Times New Roman" w:hAnsi="Times New Roman" w:cs="Times New Roman"/>
          <w:szCs w:val="21"/>
        </w:rPr>
        <w:t>效率测试，能量转换效率应不低于94.5%（电池端），系统效率不包含辅助用电不低于88%（交流端），系统效率包含辅助用电不低于84%（交流端）；</w:t>
      </w:r>
    </w:p>
    <w:p w14:paraId="5FEA4BE7">
      <w:pPr>
        <w:rPr>
          <w:rFonts w:hint="default" w:ascii="Times New Roman" w:hAnsi="Times New Roman" w:cs="Times New Roman"/>
          <w:b/>
          <w:szCs w:val="28"/>
        </w:rPr>
      </w:pPr>
      <w:r>
        <w:rPr>
          <w:rFonts w:hint="default" w:ascii="Times New Roman" w:hAnsi="Times New Roman" w:cs="Times New Roman"/>
          <w:b/>
          <w:szCs w:val="28"/>
        </w:rPr>
        <w:t>测试结果</w:t>
      </w:r>
    </w:p>
    <w:p w14:paraId="3B6059EE">
      <w:pPr>
        <w:numPr>
          <w:ilvl w:val="0"/>
          <w:numId w:val="23"/>
        </w:numPr>
        <w:ind w:firstLine="480" w:firstLineChars="200"/>
        <w:rPr>
          <w:rFonts w:hint="default" w:ascii="Times New Roman" w:hAnsi="Times New Roman" w:cs="Times New Roman"/>
          <w:szCs w:val="21"/>
        </w:rPr>
      </w:pPr>
      <w:r>
        <w:rPr>
          <w:rFonts w:hint="default" w:ascii="Times New Roman" w:hAnsi="Times New Roman" w:cs="Times New Roman"/>
          <w:szCs w:val="21"/>
          <w:lang w:val="en-US" w:eastAsia="zh-CN"/>
        </w:rPr>
        <w:t>包含辅助功耗</w:t>
      </w:r>
      <w:r>
        <w:rPr>
          <w:rFonts w:hint="default" w:ascii="Times New Roman" w:hAnsi="Times New Roman" w:cs="Times New Roman"/>
          <w:szCs w:val="21"/>
        </w:rPr>
        <w:t>充放电能量统计</w:t>
      </w:r>
    </w:p>
    <w:p w14:paraId="2BC515B8">
      <w:pPr>
        <w:numPr>
          <w:ilvl w:val="0"/>
          <w:numId w:val="0"/>
        </w:numPr>
        <w:rPr>
          <w:rFonts w:hint="default" w:ascii="Times New Roman" w:hAnsi="Times New Roman" w:cs="Times New Roman"/>
          <w:szCs w:val="21"/>
        </w:rPr>
      </w:pPr>
      <w:r>
        <w:rPr>
          <w:rFonts w:hint="default" w:ascii="Times New Roman" w:hAnsi="Times New Roman" w:cs="Times New Roman"/>
          <w:szCs w:val="21"/>
          <w:lang w:val="en-US" w:eastAsia="zh-CN"/>
        </w:rPr>
        <w:t xml:space="preserve">能量效率=交流放电能量/交流充电能量 </w:t>
      </w:r>
    </w:p>
    <w:tbl>
      <w:tblPr>
        <w:tblStyle w:val="14"/>
        <w:tblW w:w="87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6"/>
        <w:gridCol w:w="890"/>
        <w:gridCol w:w="1090"/>
        <w:gridCol w:w="1020"/>
        <w:gridCol w:w="860"/>
        <w:gridCol w:w="990"/>
        <w:gridCol w:w="1020"/>
        <w:gridCol w:w="916"/>
      </w:tblGrid>
      <w:tr w14:paraId="3C69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2876" w:type="dxa"/>
            <w:gridSpan w:val="2"/>
            <w:vAlign w:val="center"/>
          </w:tcPr>
          <w:p w14:paraId="357E41C7">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序号</w:t>
            </w:r>
          </w:p>
        </w:tc>
        <w:tc>
          <w:tcPr>
            <w:tcW w:w="1090" w:type="dxa"/>
            <w:vAlign w:val="center"/>
          </w:tcPr>
          <w:p w14:paraId="633EEBB1">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充电能量/kWh</w:t>
            </w:r>
          </w:p>
        </w:tc>
        <w:tc>
          <w:tcPr>
            <w:tcW w:w="1020" w:type="dxa"/>
            <w:vAlign w:val="center"/>
          </w:tcPr>
          <w:p w14:paraId="3E11387A">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放电能量/kWh</w:t>
            </w:r>
          </w:p>
        </w:tc>
        <w:tc>
          <w:tcPr>
            <w:tcW w:w="860" w:type="dxa"/>
            <w:vAlign w:val="center"/>
          </w:tcPr>
          <w:p w14:paraId="0542F757">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能量效率/%</w:t>
            </w:r>
          </w:p>
        </w:tc>
        <w:tc>
          <w:tcPr>
            <w:tcW w:w="990" w:type="dxa"/>
            <w:vAlign w:val="center"/>
          </w:tcPr>
          <w:p w14:paraId="3F3665E4">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充电容量/Ah</w:t>
            </w:r>
          </w:p>
        </w:tc>
        <w:tc>
          <w:tcPr>
            <w:tcW w:w="1020" w:type="dxa"/>
            <w:vAlign w:val="center"/>
          </w:tcPr>
          <w:p w14:paraId="6D337058">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放电容量/Ah</w:t>
            </w:r>
          </w:p>
        </w:tc>
        <w:tc>
          <w:tcPr>
            <w:tcW w:w="916" w:type="dxa"/>
            <w:vAlign w:val="center"/>
          </w:tcPr>
          <w:p w14:paraId="0241436E">
            <w:pPr>
              <w:widowControl/>
              <w:spacing w:line="240" w:lineRule="auto"/>
              <w:jc w:val="center"/>
              <w:textAlignment w:val="center"/>
              <w:rPr>
                <w:rFonts w:hint="default" w:ascii="Times New Roman" w:hAnsi="Times New Roman" w:cs="Times New Roman" w:eastAsiaTheme="minorEastAsia"/>
                <w:color w:val="000000"/>
                <w:kern w:val="0"/>
                <w:sz w:val="21"/>
                <w:szCs w:val="21"/>
                <w:lang w:bidi="ar"/>
              </w:rPr>
            </w:pPr>
            <w:r>
              <w:rPr>
                <w:rFonts w:hint="default" w:ascii="Times New Roman" w:hAnsi="Times New Roman" w:cs="Times New Roman" w:eastAsiaTheme="minorEastAsia"/>
                <w:color w:val="000000"/>
                <w:kern w:val="0"/>
                <w:sz w:val="21"/>
                <w:szCs w:val="21"/>
                <w:lang w:bidi="ar"/>
              </w:rPr>
              <w:t>辅助功耗/kWh</w:t>
            </w:r>
          </w:p>
        </w:tc>
      </w:tr>
      <w:tr w14:paraId="6E01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86" w:type="dxa"/>
            <w:vMerge w:val="restart"/>
            <w:vAlign w:val="center"/>
          </w:tcPr>
          <w:p w14:paraId="0A585A60">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限流功能开启</w:t>
            </w:r>
          </w:p>
        </w:tc>
        <w:tc>
          <w:tcPr>
            <w:tcW w:w="890" w:type="dxa"/>
            <w:vAlign w:val="center"/>
          </w:tcPr>
          <w:p w14:paraId="58CD18B0">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交流侧</w:t>
            </w:r>
          </w:p>
        </w:tc>
        <w:tc>
          <w:tcPr>
            <w:tcW w:w="1090" w:type="dxa"/>
            <w:vAlign w:val="center"/>
          </w:tcPr>
          <w:p w14:paraId="07CFDC35">
            <w:pPr>
              <w:widowControl/>
              <w:spacing w:line="240" w:lineRule="auto"/>
              <w:jc w:val="center"/>
              <w:textAlignment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272.491</w:t>
            </w:r>
          </w:p>
        </w:tc>
        <w:tc>
          <w:tcPr>
            <w:tcW w:w="1020" w:type="dxa"/>
            <w:vAlign w:val="center"/>
          </w:tcPr>
          <w:p w14:paraId="0DC44421">
            <w:pPr>
              <w:widowControl/>
              <w:spacing w:line="240" w:lineRule="auto"/>
              <w:jc w:val="center"/>
              <w:textAlignment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color w:val="000000"/>
                <w:kern w:val="0"/>
                <w:sz w:val="21"/>
                <w:szCs w:val="21"/>
                <w:lang w:val="en-US" w:eastAsia="zh-CN" w:bidi="ar"/>
              </w:rPr>
              <w:t>243.989</w:t>
            </w:r>
          </w:p>
        </w:tc>
        <w:tc>
          <w:tcPr>
            <w:tcW w:w="860" w:type="dxa"/>
            <w:vAlign w:val="center"/>
          </w:tcPr>
          <w:p w14:paraId="6A9B7181">
            <w:pPr>
              <w:widowControl/>
              <w:spacing w:line="240" w:lineRule="auto"/>
              <w:jc w:val="center"/>
              <w:textAlignment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89.54</w:t>
            </w:r>
          </w:p>
        </w:tc>
        <w:tc>
          <w:tcPr>
            <w:tcW w:w="990" w:type="dxa"/>
            <w:vAlign w:val="center"/>
          </w:tcPr>
          <w:p w14:paraId="27D9A6DC">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w:t>
            </w:r>
          </w:p>
        </w:tc>
        <w:tc>
          <w:tcPr>
            <w:tcW w:w="1020" w:type="dxa"/>
            <w:vAlign w:val="center"/>
          </w:tcPr>
          <w:p w14:paraId="44119A4A">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w:t>
            </w:r>
          </w:p>
        </w:tc>
        <w:tc>
          <w:tcPr>
            <w:tcW w:w="916" w:type="dxa"/>
            <w:vMerge w:val="restart"/>
            <w:vAlign w:val="center"/>
          </w:tcPr>
          <w:p w14:paraId="200C94C8">
            <w:pPr>
              <w:widowControl/>
              <w:spacing w:line="240" w:lineRule="auto"/>
              <w:jc w:val="center"/>
              <w:textAlignment w:val="center"/>
              <w:rPr>
                <w:rFonts w:hint="default" w:ascii="Times New Roman" w:hAnsi="Times New Roman" w:cs="Times New Roman" w:eastAsiaTheme="minorEastAsia"/>
                <w:color w:val="000000"/>
                <w:kern w:val="0"/>
                <w:sz w:val="21"/>
                <w:szCs w:val="21"/>
                <w:lang w:bidi="ar"/>
              </w:rPr>
            </w:pPr>
            <w:r>
              <w:rPr>
                <w:rFonts w:hint="default" w:ascii="Times New Roman" w:hAnsi="Times New Roman" w:cs="Times New Roman" w:eastAsiaTheme="minorEastAsia"/>
                <w:color w:val="000000"/>
                <w:kern w:val="0"/>
                <w:sz w:val="21"/>
                <w:szCs w:val="21"/>
                <w:lang w:bidi="ar"/>
              </w:rPr>
              <w:t>/</w:t>
            </w:r>
          </w:p>
        </w:tc>
      </w:tr>
      <w:tr w14:paraId="1B7A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86" w:type="dxa"/>
            <w:vMerge w:val="continue"/>
            <w:vAlign w:val="center"/>
          </w:tcPr>
          <w:p w14:paraId="26F1A585">
            <w:pPr>
              <w:spacing w:line="240" w:lineRule="auto"/>
              <w:jc w:val="center"/>
              <w:rPr>
                <w:rFonts w:hint="default" w:ascii="Times New Roman" w:hAnsi="Times New Roman" w:cs="Times New Roman" w:eastAsiaTheme="minorEastAsia"/>
                <w:sz w:val="21"/>
                <w:szCs w:val="21"/>
              </w:rPr>
            </w:pPr>
          </w:p>
        </w:tc>
        <w:tc>
          <w:tcPr>
            <w:tcW w:w="890" w:type="dxa"/>
            <w:vAlign w:val="center"/>
          </w:tcPr>
          <w:p w14:paraId="7DF24BA5">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直流侧</w:t>
            </w:r>
          </w:p>
        </w:tc>
        <w:tc>
          <w:tcPr>
            <w:tcW w:w="1090" w:type="dxa"/>
            <w:vAlign w:val="center"/>
          </w:tcPr>
          <w:p w14:paraId="21AAE49D">
            <w:pPr>
              <w:widowControl/>
              <w:spacing w:line="240" w:lineRule="auto"/>
              <w:jc w:val="center"/>
              <w:textAlignment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color w:val="000000"/>
                <w:kern w:val="0"/>
                <w:sz w:val="21"/>
                <w:szCs w:val="21"/>
                <w:lang w:val="en-US" w:eastAsia="zh-CN" w:bidi="ar"/>
              </w:rPr>
              <w:t>267.738</w:t>
            </w:r>
          </w:p>
        </w:tc>
        <w:tc>
          <w:tcPr>
            <w:tcW w:w="1020" w:type="dxa"/>
            <w:vAlign w:val="center"/>
          </w:tcPr>
          <w:p w14:paraId="26FE1E84">
            <w:pPr>
              <w:widowControl/>
              <w:spacing w:line="240" w:lineRule="auto"/>
              <w:jc w:val="center"/>
              <w:textAlignment w:val="center"/>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252.940</w:t>
            </w:r>
          </w:p>
        </w:tc>
        <w:tc>
          <w:tcPr>
            <w:tcW w:w="860" w:type="dxa"/>
            <w:vAlign w:val="center"/>
          </w:tcPr>
          <w:p w14:paraId="73656244">
            <w:pPr>
              <w:widowControl/>
              <w:spacing w:line="240" w:lineRule="auto"/>
              <w:jc w:val="center"/>
              <w:textAlignment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color w:val="000000"/>
                <w:kern w:val="0"/>
                <w:sz w:val="21"/>
                <w:szCs w:val="21"/>
                <w:lang w:bidi="ar"/>
              </w:rPr>
              <w:t>94.</w:t>
            </w:r>
            <w:r>
              <w:rPr>
                <w:rFonts w:hint="default" w:ascii="Times New Roman" w:hAnsi="Times New Roman" w:cs="Times New Roman" w:eastAsiaTheme="minorEastAsia"/>
                <w:color w:val="000000"/>
                <w:kern w:val="0"/>
                <w:sz w:val="21"/>
                <w:szCs w:val="21"/>
                <w:lang w:val="en-US" w:eastAsia="zh-CN" w:bidi="ar"/>
              </w:rPr>
              <w:t>47</w:t>
            </w:r>
          </w:p>
        </w:tc>
        <w:tc>
          <w:tcPr>
            <w:tcW w:w="990" w:type="dxa"/>
            <w:vAlign w:val="center"/>
          </w:tcPr>
          <w:p w14:paraId="15E5B913">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val="en-US" w:eastAsia="zh-CN" w:bidi="ar"/>
              </w:rPr>
              <w:t>304.42</w:t>
            </w:r>
          </w:p>
        </w:tc>
        <w:tc>
          <w:tcPr>
            <w:tcW w:w="1020" w:type="dxa"/>
            <w:vAlign w:val="center"/>
          </w:tcPr>
          <w:p w14:paraId="5DE17284">
            <w:pPr>
              <w:widowControl/>
              <w:spacing w:line="240" w:lineRule="auto"/>
              <w:jc w:val="center"/>
              <w:textAlignment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color w:val="000000"/>
                <w:kern w:val="0"/>
                <w:sz w:val="21"/>
                <w:szCs w:val="21"/>
                <w:lang w:val="en-US" w:eastAsia="zh-CN" w:bidi="ar"/>
              </w:rPr>
              <w:t>303.72</w:t>
            </w:r>
          </w:p>
        </w:tc>
        <w:tc>
          <w:tcPr>
            <w:tcW w:w="916" w:type="dxa"/>
            <w:vMerge w:val="continue"/>
            <w:vAlign w:val="center"/>
          </w:tcPr>
          <w:p w14:paraId="1D277085">
            <w:pPr>
              <w:widowControl/>
              <w:spacing w:line="240" w:lineRule="auto"/>
              <w:jc w:val="center"/>
              <w:textAlignment w:val="center"/>
              <w:rPr>
                <w:rFonts w:hint="default" w:ascii="Times New Roman" w:hAnsi="Times New Roman" w:cs="Times New Roman" w:eastAsiaTheme="minorEastAsia"/>
                <w:color w:val="000000"/>
                <w:kern w:val="0"/>
                <w:sz w:val="21"/>
                <w:szCs w:val="21"/>
                <w:lang w:bidi="ar"/>
              </w:rPr>
            </w:pPr>
          </w:p>
        </w:tc>
      </w:tr>
    </w:tbl>
    <w:p w14:paraId="681AD2E0">
      <w:pPr>
        <w:numPr>
          <w:ilvl w:val="0"/>
          <w:numId w:val="24"/>
        </w:numPr>
        <w:ind w:firstLine="480" w:firstLineChars="200"/>
        <w:rPr>
          <w:rFonts w:hint="default" w:ascii="Times New Roman" w:hAnsi="Times New Roman" w:cs="Times New Roman"/>
          <w:szCs w:val="21"/>
        </w:rPr>
      </w:pPr>
      <w:r>
        <w:rPr>
          <w:rFonts w:hint="default" w:ascii="Times New Roman" w:hAnsi="Times New Roman" w:cs="Times New Roman"/>
          <w:szCs w:val="21"/>
          <w:lang w:val="en-US" w:eastAsia="zh-CN"/>
        </w:rPr>
        <w:t>不包含</w:t>
      </w:r>
      <w:r>
        <w:rPr>
          <w:rFonts w:hint="default" w:ascii="Times New Roman" w:hAnsi="Times New Roman" w:cs="Times New Roman"/>
          <w:szCs w:val="21"/>
        </w:rPr>
        <w:t>辅助功耗能量统计</w:t>
      </w:r>
    </w:p>
    <w:p w14:paraId="55EADFBF">
      <w:pPr>
        <w:numPr>
          <w:ilvl w:val="0"/>
          <w:numId w:val="0"/>
        </w:numP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 xml:space="preserve">能量效率=（交流放电能量+放电辅助功耗）/（交流充电能量-充电辅助功耗） </w:t>
      </w:r>
    </w:p>
    <w:tbl>
      <w:tblPr>
        <w:tblStyle w:val="14"/>
        <w:tblW w:w="87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13" w:author="蓝色星期三" w:date="2025-03-11T02:36:39Z">
          <w:tblPr>
            <w:tblStyle w:val="14"/>
            <w:tblW w:w="87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1030"/>
        <w:gridCol w:w="968"/>
        <w:gridCol w:w="1063"/>
        <w:gridCol w:w="1037"/>
        <w:gridCol w:w="1186"/>
        <w:gridCol w:w="1037"/>
        <w:gridCol w:w="981"/>
        <w:gridCol w:w="1470"/>
        <w:tblGridChange w:id="14">
          <w:tblGrid>
            <w:gridCol w:w="1986"/>
            <w:gridCol w:w="271"/>
            <w:gridCol w:w="619"/>
            <w:gridCol w:w="417"/>
            <w:gridCol w:w="673"/>
            <w:gridCol w:w="377"/>
            <w:gridCol w:w="643"/>
            <w:gridCol w:w="489"/>
            <w:gridCol w:w="371"/>
            <w:gridCol w:w="990"/>
            <w:gridCol w:w="1020"/>
            <w:gridCol w:w="916"/>
          </w:tblGrid>
        </w:tblGridChange>
      </w:tblGrid>
      <w:tr w14:paraId="7AB2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 w:author="蓝色星期三" w:date="2025-03-11T02:36:3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After w:w="0" w:type="auto"/>
          <w:trHeight w:val="507" w:hRule="atLeast"/>
          <w:jc w:val="center"/>
          <w:trPrChange w:id="15" w:author="蓝色星期三" w:date="2025-03-11T02:36:39Z">
            <w:trPr>
              <w:gridAfter w:val="1"/>
              <w:wAfter w:w="916" w:type="dxa"/>
              <w:trHeight w:val="507" w:hRule="atLeast"/>
              <w:jc w:val="center"/>
            </w:trPr>
          </w:trPrChange>
        </w:trPr>
        <w:tc>
          <w:tcPr>
            <w:tcW w:w="1998" w:type="dxa"/>
            <w:gridSpan w:val="2"/>
            <w:vMerge w:val="restart"/>
            <w:vAlign w:val="center"/>
            <w:tcPrChange w:id="16" w:author="蓝色星期三" w:date="2025-03-11T02:36:39Z">
              <w:tcPr>
                <w:tcW w:w="2876" w:type="dxa"/>
                <w:gridSpan w:val="3"/>
                <w:vAlign w:val="center"/>
              </w:tcPr>
            </w:tcPrChange>
          </w:tcPr>
          <w:p w14:paraId="03106B8E">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序号</w:t>
            </w:r>
          </w:p>
        </w:tc>
        <w:tc>
          <w:tcPr>
            <w:tcW w:w="1063" w:type="dxa"/>
            <w:vMerge w:val="restart"/>
            <w:vAlign w:val="center"/>
            <w:tcPrChange w:id="17" w:author="蓝色星期三" w:date="2025-03-11T02:36:39Z">
              <w:tcPr>
                <w:tcW w:w="1090" w:type="dxa"/>
                <w:gridSpan w:val="2"/>
                <w:vAlign w:val="center"/>
              </w:tcPr>
            </w:tcPrChange>
          </w:tcPr>
          <w:p w14:paraId="4952A8A4">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充电能量/kWh</w:t>
            </w:r>
          </w:p>
        </w:tc>
        <w:tc>
          <w:tcPr>
            <w:tcW w:w="1037" w:type="dxa"/>
            <w:vMerge w:val="restart"/>
            <w:vAlign w:val="center"/>
            <w:tcPrChange w:id="18" w:author="蓝色星期三" w:date="2025-03-11T02:36:39Z">
              <w:tcPr>
                <w:tcW w:w="1020" w:type="dxa"/>
                <w:gridSpan w:val="2"/>
                <w:vAlign w:val="center"/>
              </w:tcPr>
            </w:tcPrChange>
          </w:tcPr>
          <w:p w14:paraId="09F04A07">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放电能量/kWh</w:t>
            </w:r>
          </w:p>
        </w:tc>
        <w:tc>
          <w:tcPr>
            <w:tcW w:w="1186" w:type="dxa"/>
            <w:vMerge w:val="restart"/>
            <w:vAlign w:val="center"/>
            <w:tcPrChange w:id="19" w:author="蓝色星期三" w:date="2025-03-11T02:36:39Z">
              <w:tcPr>
                <w:tcW w:w="860" w:type="dxa"/>
                <w:gridSpan w:val="2"/>
                <w:vAlign w:val="center"/>
              </w:tcPr>
            </w:tcPrChange>
          </w:tcPr>
          <w:p w14:paraId="7154C18D">
            <w:pPr>
              <w:widowControl/>
              <w:spacing w:line="240" w:lineRule="auto"/>
              <w:jc w:val="center"/>
              <w:textAlignment w:val="center"/>
              <w:rPr>
                <w:rFonts w:hint="default" w:ascii="Times New Roman" w:hAnsi="Times New Roman" w:cs="Times New Roman" w:eastAsiaTheme="minorEastAsia"/>
                <w:sz w:val="21"/>
                <w:szCs w:val="21"/>
              </w:rPr>
            </w:pPr>
            <w:ins w:id="20" w:author="蓝色星期三" w:date="2025-03-11T02:32:37Z">
              <w:r>
                <w:rPr>
                  <w:rFonts w:hint="default" w:ascii="Times New Roman" w:hAnsi="Times New Roman" w:cs="Times New Roman" w:eastAsiaTheme="minorEastAsia"/>
                  <w:color w:val="000000"/>
                  <w:kern w:val="0"/>
                  <w:sz w:val="21"/>
                  <w:szCs w:val="21"/>
                  <w:lang w:val="en-US" w:eastAsia="zh-CN" w:bidi="ar"/>
                </w:rPr>
                <w:t>含</w:t>
              </w:r>
            </w:ins>
            <w:ins w:id="21" w:author="蓝色星期三" w:date="2025-03-11T02:32:38Z">
              <w:r>
                <w:rPr>
                  <w:rFonts w:hint="default" w:ascii="Times New Roman" w:hAnsi="Times New Roman" w:cs="Times New Roman" w:eastAsiaTheme="minorEastAsia"/>
                  <w:color w:val="000000"/>
                  <w:kern w:val="0"/>
                  <w:sz w:val="21"/>
                  <w:szCs w:val="21"/>
                  <w:lang w:val="en-US" w:eastAsia="zh-CN" w:bidi="ar"/>
                </w:rPr>
                <w:t>辅助</w:t>
              </w:r>
            </w:ins>
            <w:r>
              <w:rPr>
                <w:rFonts w:hint="default" w:ascii="Times New Roman" w:hAnsi="Times New Roman" w:cs="Times New Roman" w:eastAsiaTheme="minorEastAsia"/>
                <w:color w:val="000000"/>
                <w:kern w:val="0"/>
                <w:sz w:val="21"/>
                <w:szCs w:val="21"/>
                <w:lang w:bidi="ar"/>
              </w:rPr>
              <w:t>能量效率/%</w:t>
            </w:r>
          </w:p>
        </w:tc>
        <w:tc>
          <w:tcPr>
            <w:tcW w:w="2018" w:type="dxa"/>
            <w:gridSpan w:val="2"/>
            <w:vAlign w:val="center"/>
            <w:tcPrChange w:id="22" w:author="蓝色星期三" w:date="2025-03-11T02:36:39Z">
              <w:tcPr>
                <w:tcW w:w="990" w:type="dxa"/>
                <w:vAlign w:val="center"/>
              </w:tcPr>
            </w:tcPrChange>
          </w:tcPr>
          <w:p w14:paraId="53F84F04">
            <w:pPr>
              <w:widowControl/>
              <w:spacing w:line="240" w:lineRule="auto"/>
              <w:jc w:val="center"/>
              <w:textAlignment w:val="center"/>
              <w:rPr>
                <w:del w:id="23" w:author="蓝色星期三" w:date="2025-03-11T02:36:36Z"/>
                <w:rFonts w:hint="default" w:ascii="Times New Roman" w:hAnsi="Times New Roman" w:cs="Times New Roman" w:eastAsiaTheme="minorEastAsia"/>
                <w:sz w:val="21"/>
                <w:szCs w:val="21"/>
                <w:lang w:eastAsia="zh-CN"/>
              </w:rPr>
            </w:pPr>
            <w:ins w:id="24" w:author="蓝色星期三" w:date="2025-03-11T02:34:21Z">
              <w:r>
                <w:rPr>
                  <w:rFonts w:hint="default" w:ascii="Times New Roman" w:hAnsi="Times New Roman" w:cs="Times New Roman" w:eastAsiaTheme="minorEastAsia"/>
                  <w:color w:val="000000"/>
                  <w:kern w:val="0"/>
                  <w:sz w:val="21"/>
                  <w:szCs w:val="21"/>
                  <w:lang w:val="en-US" w:eastAsia="zh-CN" w:bidi="ar"/>
                </w:rPr>
                <w:t>辅助</w:t>
              </w:r>
            </w:ins>
            <w:ins w:id="25" w:author="蓝色星期三" w:date="2025-03-11T02:34:23Z">
              <w:r>
                <w:rPr>
                  <w:rFonts w:hint="default" w:ascii="Times New Roman" w:hAnsi="Times New Roman" w:cs="Times New Roman" w:eastAsiaTheme="minorEastAsia"/>
                  <w:color w:val="000000"/>
                  <w:kern w:val="0"/>
                  <w:sz w:val="21"/>
                  <w:szCs w:val="21"/>
                  <w:lang w:val="en-US" w:eastAsia="zh-CN" w:bidi="ar"/>
                </w:rPr>
                <w:t>功耗</w:t>
              </w:r>
            </w:ins>
            <w:ins w:id="26" w:author="蓝色星期三" w:date="2025-03-11T02:34:24Z">
              <w:r>
                <w:rPr>
                  <w:rFonts w:hint="default" w:ascii="Times New Roman" w:hAnsi="Times New Roman" w:cs="Times New Roman" w:eastAsiaTheme="minorEastAsia"/>
                  <w:color w:val="000000"/>
                  <w:kern w:val="0"/>
                  <w:sz w:val="21"/>
                  <w:szCs w:val="21"/>
                  <w:lang w:val="en-US" w:eastAsia="zh-CN" w:bidi="ar"/>
                </w:rPr>
                <w:t>/</w:t>
              </w:r>
            </w:ins>
            <w:ins w:id="27" w:author="蓝色星期三" w:date="2025-03-11T02:34:26Z">
              <w:r>
                <w:rPr>
                  <w:rFonts w:hint="default" w:ascii="Times New Roman" w:hAnsi="Times New Roman" w:cs="Times New Roman" w:eastAsiaTheme="minorEastAsia"/>
                  <w:color w:val="000000"/>
                  <w:kern w:val="0"/>
                  <w:sz w:val="21"/>
                  <w:szCs w:val="21"/>
                  <w:lang w:val="en-US" w:eastAsia="zh-CN" w:bidi="ar"/>
                </w:rPr>
                <w:t>k</w:t>
              </w:r>
            </w:ins>
            <w:ins w:id="28" w:author="蓝色星期三" w:date="2025-03-11T02:34:27Z">
              <w:r>
                <w:rPr>
                  <w:rFonts w:hint="default" w:ascii="Times New Roman" w:hAnsi="Times New Roman" w:cs="Times New Roman" w:eastAsiaTheme="minorEastAsia"/>
                  <w:color w:val="000000"/>
                  <w:kern w:val="0"/>
                  <w:sz w:val="21"/>
                  <w:szCs w:val="21"/>
                  <w:lang w:val="en-US" w:eastAsia="zh-CN" w:bidi="ar"/>
                </w:rPr>
                <w:t>W</w:t>
              </w:r>
            </w:ins>
            <w:ins w:id="29" w:author="蓝色星期三" w:date="2025-03-11T02:34:28Z">
              <w:r>
                <w:rPr>
                  <w:rFonts w:hint="default" w:ascii="Times New Roman" w:hAnsi="Times New Roman" w:cs="Times New Roman" w:eastAsiaTheme="minorEastAsia"/>
                  <w:color w:val="000000"/>
                  <w:kern w:val="0"/>
                  <w:sz w:val="21"/>
                  <w:szCs w:val="21"/>
                  <w:lang w:val="en-US" w:eastAsia="zh-CN" w:bidi="ar"/>
                </w:rPr>
                <w:t>h</w:t>
              </w:r>
            </w:ins>
            <w:del w:id="30" w:author="蓝色星期三" w:date="2025-03-11T02:32:48Z">
              <w:r>
                <w:rPr>
                  <w:rFonts w:hint="default" w:ascii="Times New Roman" w:hAnsi="Times New Roman" w:cs="Times New Roman" w:eastAsiaTheme="minorEastAsia"/>
                  <w:color w:val="000000"/>
                  <w:kern w:val="0"/>
                  <w:sz w:val="21"/>
                  <w:szCs w:val="21"/>
                  <w:lang w:val="en-US" w:bidi="ar"/>
                </w:rPr>
                <w:delText>充电容量/Ah</w:delText>
              </w:r>
            </w:del>
          </w:p>
          <w:p w14:paraId="17E3E3B4">
            <w:pPr>
              <w:widowControl/>
              <w:spacing w:line="240" w:lineRule="auto"/>
              <w:jc w:val="center"/>
              <w:textAlignment w:val="center"/>
              <w:rPr>
                <w:rFonts w:hint="default" w:ascii="Times New Roman" w:hAnsi="Times New Roman" w:cs="Times New Roman" w:eastAsiaTheme="minorEastAsia"/>
                <w:sz w:val="21"/>
                <w:szCs w:val="21"/>
              </w:rPr>
            </w:pPr>
            <w:del w:id="31" w:author="蓝色星期三" w:date="2025-03-11T02:34:47Z">
              <w:r>
                <w:rPr>
                  <w:rFonts w:hint="default" w:ascii="Times New Roman" w:hAnsi="Times New Roman" w:cs="Times New Roman" w:eastAsiaTheme="minorEastAsia"/>
                  <w:color w:val="000000"/>
                  <w:kern w:val="0"/>
                  <w:sz w:val="21"/>
                  <w:szCs w:val="21"/>
                  <w:lang w:bidi="ar"/>
                </w:rPr>
                <w:delText>放电容量/Ah</w:delText>
              </w:r>
            </w:del>
          </w:p>
        </w:tc>
        <w:tc>
          <w:tcPr>
            <w:tcW w:w="1470" w:type="dxa"/>
            <w:vMerge w:val="restart"/>
            <w:vAlign w:val="center"/>
            <w:tcPrChange w:id="32" w:author="蓝色星期三" w:date="2025-03-11T02:36:39Z">
              <w:tcPr>
                <w:tcW w:w="1020" w:type="dxa"/>
                <w:vAlign w:val="center"/>
              </w:tcPr>
            </w:tcPrChange>
          </w:tcPr>
          <w:p w14:paraId="496BEBA9">
            <w:pPr>
              <w:widowControl/>
              <w:spacing w:line="240" w:lineRule="auto"/>
              <w:jc w:val="center"/>
              <w:textAlignment w:val="center"/>
              <w:rPr>
                <w:rFonts w:hint="default" w:ascii="Times New Roman" w:hAnsi="Times New Roman" w:cs="Times New Roman" w:eastAsiaTheme="minorEastAsia"/>
                <w:color w:val="000000"/>
                <w:kern w:val="0"/>
                <w:sz w:val="21"/>
                <w:szCs w:val="21"/>
                <w:lang w:bidi="ar"/>
              </w:rPr>
            </w:pPr>
            <w:ins w:id="33" w:author="蓝色星期三" w:date="2025-03-11T02:36:42Z">
              <w:r>
                <w:rPr>
                  <w:rFonts w:hint="default" w:ascii="Times New Roman" w:hAnsi="Times New Roman" w:cs="Times New Roman" w:eastAsiaTheme="minorEastAsia"/>
                  <w:color w:val="000000"/>
                  <w:kern w:val="0"/>
                  <w:sz w:val="21"/>
                  <w:szCs w:val="21"/>
                  <w:lang w:val="en-US" w:eastAsia="zh-CN" w:bidi="ar"/>
                </w:rPr>
                <w:t>不</w:t>
              </w:r>
            </w:ins>
            <w:ins w:id="34" w:author="蓝色星期三" w:date="2025-03-11T02:36:43Z">
              <w:r>
                <w:rPr>
                  <w:rFonts w:hint="default" w:ascii="Times New Roman" w:hAnsi="Times New Roman" w:cs="Times New Roman" w:eastAsiaTheme="minorEastAsia"/>
                  <w:color w:val="000000"/>
                  <w:kern w:val="0"/>
                  <w:sz w:val="21"/>
                  <w:szCs w:val="21"/>
                  <w:lang w:val="en-US" w:eastAsia="zh-CN" w:bidi="ar"/>
                </w:rPr>
                <w:t>含</w:t>
              </w:r>
            </w:ins>
            <w:r>
              <w:rPr>
                <w:rFonts w:hint="default" w:ascii="Times New Roman" w:hAnsi="Times New Roman" w:cs="Times New Roman" w:eastAsiaTheme="minorEastAsia"/>
                <w:color w:val="000000"/>
                <w:kern w:val="0"/>
                <w:sz w:val="21"/>
                <w:szCs w:val="21"/>
                <w:lang w:bidi="ar"/>
              </w:rPr>
              <w:t>辅助功耗</w:t>
            </w:r>
            <w:ins w:id="35" w:author="蓝色星期三" w:date="2025-03-11T02:36:51Z">
              <w:r>
                <w:rPr>
                  <w:rFonts w:hint="default" w:ascii="Times New Roman" w:hAnsi="Times New Roman" w:cs="Times New Roman" w:eastAsiaTheme="minorEastAsia"/>
                  <w:color w:val="000000"/>
                  <w:kern w:val="0"/>
                  <w:sz w:val="21"/>
                  <w:szCs w:val="21"/>
                  <w:lang w:val="en-US" w:eastAsia="zh-CN" w:bidi="ar"/>
                </w:rPr>
                <w:t>功率</w:t>
              </w:r>
            </w:ins>
            <w:r>
              <w:rPr>
                <w:rFonts w:hint="default" w:ascii="Times New Roman" w:hAnsi="Times New Roman" w:cs="Times New Roman" w:eastAsiaTheme="minorEastAsia"/>
                <w:color w:val="000000"/>
                <w:kern w:val="0"/>
                <w:sz w:val="21"/>
                <w:szCs w:val="21"/>
                <w:lang w:bidi="ar"/>
              </w:rPr>
              <w:t>/</w:t>
            </w:r>
            <w:ins w:id="36" w:author="蓝色星期三" w:date="2025-03-11T02:36:56Z">
              <w:r>
                <w:rPr>
                  <w:rFonts w:hint="default" w:ascii="Times New Roman" w:hAnsi="Times New Roman" w:cs="Times New Roman" w:eastAsiaTheme="minorEastAsia"/>
                  <w:color w:val="000000"/>
                  <w:kern w:val="0"/>
                  <w:sz w:val="21"/>
                  <w:szCs w:val="21"/>
                  <w:lang w:val="en-US" w:eastAsia="zh-CN" w:bidi="ar"/>
                </w:rPr>
                <w:t>%</w:t>
              </w:r>
            </w:ins>
            <w:del w:id="37" w:author="蓝色星期三" w:date="2025-03-11T02:36:54Z">
              <w:r>
                <w:rPr>
                  <w:rFonts w:hint="default" w:ascii="Times New Roman" w:hAnsi="Times New Roman" w:cs="Times New Roman" w:eastAsiaTheme="minorEastAsia"/>
                  <w:color w:val="000000"/>
                  <w:kern w:val="0"/>
                  <w:sz w:val="21"/>
                  <w:szCs w:val="21"/>
                  <w:lang w:bidi="ar"/>
                </w:rPr>
                <w:delText>kW</w:delText>
              </w:r>
            </w:del>
            <w:del w:id="38" w:author="蓝色星期三" w:date="2025-03-11T02:36:53Z">
              <w:r>
                <w:rPr>
                  <w:rFonts w:hint="default" w:ascii="Times New Roman" w:hAnsi="Times New Roman" w:cs="Times New Roman" w:eastAsiaTheme="minorEastAsia"/>
                  <w:color w:val="000000"/>
                  <w:kern w:val="0"/>
                  <w:sz w:val="21"/>
                  <w:szCs w:val="21"/>
                  <w:lang w:bidi="ar"/>
                </w:rPr>
                <w:delText>h</w:delText>
              </w:r>
            </w:del>
          </w:p>
        </w:tc>
      </w:tr>
      <w:tr w14:paraId="5CE3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 w:author="蓝色星期三" w:date="2025-03-11T02:36:3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07" w:hRule="atLeast"/>
          <w:jc w:val="center"/>
          <w:ins w:id="39" w:author="蓝色星期三" w:date="2025-03-11T02:34:00Z"/>
          <w:trPrChange w:id="40" w:author="蓝色星期三" w:date="2025-03-11T02:36:39Z">
            <w:trPr>
              <w:trHeight w:val="507" w:hRule="atLeast"/>
              <w:jc w:val="center"/>
            </w:trPr>
          </w:trPrChange>
        </w:trPr>
        <w:tc>
          <w:tcPr>
            <w:tcW w:w="1998" w:type="dxa"/>
            <w:gridSpan w:val="2"/>
            <w:vMerge w:val="continue"/>
            <w:vAlign w:val="center"/>
            <w:tcPrChange w:id="41" w:author="蓝色星期三" w:date="2025-03-11T02:36:39Z">
              <w:tcPr>
                <w:tcW w:w="2257" w:type="dxa"/>
                <w:gridSpan w:val="2"/>
                <w:vMerge w:val="continue"/>
                <w:vAlign w:val="center"/>
              </w:tcPr>
            </w:tcPrChange>
          </w:tcPr>
          <w:p w14:paraId="24185BA8">
            <w:pPr>
              <w:widowControl/>
              <w:spacing w:line="240" w:lineRule="auto"/>
              <w:jc w:val="center"/>
              <w:textAlignment w:val="center"/>
              <w:rPr>
                <w:ins w:id="42" w:author="蓝色星期三" w:date="2025-03-11T02:34:00Z"/>
                <w:rFonts w:hint="default" w:ascii="Times New Roman" w:hAnsi="Times New Roman" w:cs="Times New Roman" w:eastAsiaTheme="minorEastAsia"/>
                <w:color w:val="000000"/>
                <w:kern w:val="0"/>
                <w:sz w:val="21"/>
                <w:szCs w:val="21"/>
                <w:lang w:bidi="ar"/>
              </w:rPr>
            </w:pPr>
          </w:p>
        </w:tc>
        <w:tc>
          <w:tcPr>
            <w:tcW w:w="1063" w:type="dxa"/>
            <w:vMerge w:val="continue"/>
            <w:vAlign w:val="center"/>
            <w:tcPrChange w:id="43" w:author="蓝色星期三" w:date="2025-03-11T02:36:39Z">
              <w:tcPr>
                <w:tcW w:w="1036" w:type="dxa"/>
                <w:gridSpan w:val="2"/>
                <w:vMerge w:val="continue"/>
                <w:vAlign w:val="center"/>
              </w:tcPr>
            </w:tcPrChange>
          </w:tcPr>
          <w:p w14:paraId="6208BD44">
            <w:pPr>
              <w:widowControl/>
              <w:spacing w:line="240" w:lineRule="auto"/>
              <w:jc w:val="center"/>
              <w:textAlignment w:val="center"/>
              <w:rPr>
                <w:ins w:id="44" w:author="蓝色星期三" w:date="2025-03-11T02:34:00Z"/>
                <w:rFonts w:hint="default" w:ascii="Times New Roman" w:hAnsi="Times New Roman" w:cs="Times New Roman" w:eastAsiaTheme="minorEastAsia"/>
                <w:color w:val="000000"/>
                <w:kern w:val="0"/>
                <w:sz w:val="21"/>
                <w:szCs w:val="21"/>
                <w:lang w:bidi="ar"/>
              </w:rPr>
            </w:pPr>
          </w:p>
        </w:tc>
        <w:tc>
          <w:tcPr>
            <w:tcW w:w="1037" w:type="dxa"/>
            <w:vMerge w:val="continue"/>
            <w:vAlign w:val="center"/>
            <w:tcPrChange w:id="45" w:author="蓝色星期三" w:date="2025-03-11T02:36:39Z">
              <w:tcPr>
                <w:tcW w:w="1050" w:type="dxa"/>
                <w:gridSpan w:val="2"/>
                <w:vMerge w:val="continue"/>
                <w:vAlign w:val="center"/>
              </w:tcPr>
            </w:tcPrChange>
          </w:tcPr>
          <w:p w14:paraId="20739FC6">
            <w:pPr>
              <w:widowControl/>
              <w:spacing w:line="240" w:lineRule="auto"/>
              <w:jc w:val="center"/>
              <w:textAlignment w:val="center"/>
              <w:rPr>
                <w:ins w:id="46" w:author="蓝色星期三" w:date="2025-03-11T02:34:00Z"/>
                <w:rFonts w:hint="default" w:ascii="Times New Roman" w:hAnsi="Times New Roman" w:cs="Times New Roman" w:eastAsiaTheme="minorEastAsia"/>
                <w:color w:val="000000"/>
                <w:kern w:val="0"/>
                <w:sz w:val="21"/>
                <w:szCs w:val="21"/>
                <w:lang w:bidi="ar"/>
              </w:rPr>
            </w:pPr>
          </w:p>
        </w:tc>
        <w:tc>
          <w:tcPr>
            <w:tcW w:w="1186" w:type="dxa"/>
            <w:vMerge w:val="continue"/>
            <w:vAlign w:val="center"/>
            <w:tcPrChange w:id="47" w:author="蓝色星期三" w:date="2025-03-11T02:36:39Z">
              <w:tcPr>
                <w:tcW w:w="1132" w:type="dxa"/>
                <w:gridSpan w:val="2"/>
                <w:vMerge w:val="continue"/>
                <w:vAlign w:val="center"/>
              </w:tcPr>
            </w:tcPrChange>
          </w:tcPr>
          <w:p w14:paraId="320B69D3">
            <w:pPr>
              <w:widowControl/>
              <w:spacing w:line="240" w:lineRule="auto"/>
              <w:jc w:val="center"/>
              <w:textAlignment w:val="center"/>
              <w:rPr>
                <w:ins w:id="48" w:author="蓝色星期三" w:date="2025-03-11T02:34:00Z"/>
                <w:rFonts w:hint="default" w:ascii="Times New Roman" w:hAnsi="Times New Roman" w:cs="Times New Roman" w:eastAsiaTheme="minorEastAsia"/>
                <w:color w:val="000000"/>
                <w:kern w:val="0"/>
                <w:sz w:val="21"/>
                <w:szCs w:val="21"/>
                <w:lang w:val="en-US" w:eastAsia="zh-CN" w:bidi="ar"/>
              </w:rPr>
            </w:pPr>
          </w:p>
        </w:tc>
        <w:tc>
          <w:tcPr>
            <w:tcW w:w="1037" w:type="dxa"/>
            <w:vAlign w:val="center"/>
            <w:tcPrChange w:id="49" w:author="蓝色星期三" w:date="2025-03-11T02:36:39Z">
              <w:tcPr>
                <w:tcW w:w="1361" w:type="dxa"/>
                <w:gridSpan w:val="2"/>
                <w:vAlign w:val="center"/>
              </w:tcPr>
            </w:tcPrChange>
          </w:tcPr>
          <w:p w14:paraId="1D5ABC88">
            <w:pPr>
              <w:widowControl/>
              <w:spacing w:line="240" w:lineRule="auto"/>
              <w:jc w:val="center"/>
              <w:textAlignment w:val="center"/>
              <w:rPr>
                <w:ins w:id="50" w:author="蓝色星期三" w:date="2025-03-11T02:34:00Z"/>
                <w:rFonts w:hint="default" w:ascii="Times New Roman" w:hAnsi="Times New Roman" w:cs="Times New Roman" w:eastAsiaTheme="minorEastAsia"/>
                <w:color w:val="000000"/>
                <w:kern w:val="0"/>
                <w:sz w:val="21"/>
                <w:szCs w:val="21"/>
                <w:lang w:val="en-US" w:eastAsia="zh-CN" w:bidi="ar"/>
              </w:rPr>
            </w:pPr>
            <w:ins w:id="51" w:author="蓝色星期三" w:date="2025-03-11T02:35:23Z">
              <w:r>
                <w:rPr>
                  <w:rFonts w:hint="default" w:ascii="Times New Roman" w:hAnsi="Times New Roman" w:cs="Times New Roman" w:eastAsiaTheme="minorEastAsia"/>
                  <w:color w:val="000000"/>
                  <w:kern w:val="0"/>
                  <w:sz w:val="21"/>
                  <w:szCs w:val="21"/>
                  <w:lang w:val="en-US" w:eastAsia="zh-CN" w:bidi="ar"/>
                </w:rPr>
                <w:t>充电</w:t>
              </w:r>
            </w:ins>
          </w:p>
        </w:tc>
        <w:tc>
          <w:tcPr>
            <w:tcW w:w="981" w:type="dxa"/>
            <w:vAlign w:val="center"/>
            <w:tcPrChange w:id="52" w:author="蓝色星期三" w:date="2025-03-11T02:36:39Z">
              <w:tcPr>
                <w:tcW w:w="1020" w:type="dxa"/>
                <w:vAlign w:val="center"/>
              </w:tcPr>
            </w:tcPrChange>
          </w:tcPr>
          <w:p w14:paraId="42BBA727">
            <w:pPr>
              <w:widowControl/>
              <w:spacing w:line="240" w:lineRule="auto"/>
              <w:jc w:val="center"/>
              <w:textAlignment w:val="center"/>
              <w:rPr>
                <w:ins w:id="53" w:author="蓝色星期三" w:date="2025-03-11T02:34:00Z"/>
                <w:rFonts w:hint="default" w:ascii="Times New Roman" w:hAnsi="Times New Roman" w:cs="Times New Roman" w:eastAsiaTheme="minorEastAsia"/>
                <w:color w:val="000000"/>
                <w:kern w:val="0"/>
                <w:sz w:val="21"/>
                <w:szCs w:val="21"/>
                <w:lang w:val="en-US" w:eastAsia="zh-CN" w:bidi="ar"/>
              </w:rPr>
            </w:pPr>
            <w:ins w:id="54" w:author="蓝色星期三" w:date="2025-03-11T02:35:26Z">
              <w:r>
                <w:rPr>
                  <w:rFonts w:hint="default" w:ascii="Times New Roman" w:hAnsi="Times New Roman" w:cs="Times New Roman" w:eastAsiaTheme="minorEastAsia"/>
                  <w:color w:val="000000"/>
                  <w:kern w:val="0"/>
                  <w:sz w:val="21"/>
                  <w:szCs w:val="21"/>
                  <w:lang w:val="en-US" w:eastAsia="zh-CN" w:bidi="ar"/>
                </w:rPr>
                <w:t>放电</w:t>
              </w:r>
            </w:ins>
          </w:p>
        </w:tc>
        <w:tc>
          <w:tcPr>
            <w:tcW w:w="1470" w:type="dxa"/>
            <w:vMerge w:val="continue"/>
            <w:vAlign w:val="center"/>
            <w:tcPrChange w:id="55" w:author="蓝色星期三" w:date="2025-03-11T02:36:39Z">
              <w:tcPr>
                <w:tcW w:w="916" w:type="dxa"/>
                <w:vAlign w:val="center"/>
              </w:tcPr>
            </w:tcPrChange>
          </w:tcPr>
          <w:p w14:paraId="221E5F61">
            <w:pPr>
              <w:widowControl/>
              <w:spacing w:line="240" w:lineRule="auto"/>
              <w:jc w:val="center"/>
              <w:textAlignment w:val="center"/>
              <w:rPr>
                <w:ins w:id="56" w:author="蓝色星期三" w:date="2025-03-11T02:34:00Z"/>
                <w:rFonts w:hint="default" w:ascii="Times New Roman" w:hAnsi="Times New Roman" w:cs="Times New Roman" w:eastAsiaTheme="minorEastAsia"/>
                <w:color w:val="000000"/>
                <w:kern w:val="0"/>
                <w:sz w:val="21"/>
                <w:szCs w:val="21"/>
                <w:lang w:bidi="ar"/>
              </w:rPr>
            </w:pPr>
          </w:p>
        </w:tc>
      </w:tr>
      <w:tr w14:paraId="1389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exact"/>
          <w:jc w:val="center"/>
        </w:trPr>
        <w:tc>
          <w:tcPr>
            <w:tcW w:w="1030" w:type="dxa"/>
            <w:vMerge w:val="restart"/>
            <w:vAlign w:val="center"/>
          </w:tcPr>
          <w:p w14:paraId="45765EF8">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val="en-US" w:eastAsia="zh-CN" w:bidi="ar"/>
              </w:rPr>
              <w:t>第1次</w:t>
            </w:r>
          </w:p>
        </w:tc>
        <w:tc>
          <w:tcPr>
            <w:tcW w:w="968" w:type="dxa"/>
            <w:vAlign w:val="center"/>
          </w:tcPr>
          <w:p w14:paraId="38D41472">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交流侧</w:t>
            </w:r>
          </w:p>
        </w:tc>
        <w:tc>
          <w:tcPr>
            <w:tcW w:w="1063" w:type="dxa"/>
            <w:vAlign w:val="center"/>
          </w:tcPr>
          <w:p w14:paraId="49E89BC3">
            <w:pPr>
              <w:widowControl/>
              <w:spacing w:line="240" w:lineRule="auto"/>
              <w:jc w:val="center"/>
              <w:textAlignment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269.311</w:t>
            </w:r>
          </w:p>
        </w:tc>
        <w:tc>
          <w:tcPr>
            <w:tcW w:w="1037" w:type="dxa"/>
            <w:vAlign w:val="center"/>
          </w:tcPr>
          <w:p w14:paraId="4D91EE1B">
            <w:pPr>
              <w:widowControl/>
              <w:spacing w:line="240" w:lineRule="auto"/>
              <w:jc w:val="center"/>
              <w:textAlignment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color w:val="000000"/>
                <w:kern w:val="0"/>
                <w:sz w:val="21"/>
                <w:szCs w:val="21"/>
                <w:lang w:val="en-US" w:eastAsia="zh-CN" w:bidi="ar"/>
              </w:rPr>
              <w:t>246.758</w:t>
            </w:r>
          </w:p>
        </w:tc>
        <w:tc>
          <w:tcPr>
            <w:tcW w:w="1186" w:type="dxa"/>
            <w:vAlign w:val="center"/>
          </w:tcPr>
          <w:p w14:paraId="6954EBB1">
            <w:pPr>
              <w:widowControl/>
              <w:spacing w:line="240" w:lineRule="auto"/>
              <w:jc w:val="center"/>
              <w:textAlignment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91.62</w:t>
            </w:r>
          </w:p>
        </w:tc>
        <w:tc>
          <w:tcPr>
            <w:tcW w:w="1037" w:type="dxa"/>
            <w:vAlign w:val="center"/>
          </w:tcPr>
          <w:p w14:paraId="21EBB9E1">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val="en-US" w:eastAsia="zh-CN" w:bidi="ar"/>
              </w:rPr>
              <w:t>3.30</w:t>
            </w:r>
          </w:p>
        </w:tc>
        <w:tc>
          <w:tcPr>
            <w:tcW w:w="981" w:type="dxa"/>
            <w:vAlign w:val="center"/>
          </w:tcPr>
          <w:p w14:paraId="1AC532E5">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val="en-US" w:eastAsia="zh-CN" w:bidi="ar"/>
              </w:rPr>
              <w:t>3.72</w:t>
            </w:r>
          </w:p>
        </w:tc>
        <w:tc>
          <w:tcPr>
            <w:tcW w:w="1470" w:type="dxa"/>
            <w:vMerge w:val="restart"/>
            <w:vAlign w:val="center"/>
          </w:tcPr>
          <w:p w14:paraId="54982D8B">
            <w:pPr>
              <w:jc w:val="center"/>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92.1</w:t>
            </w:r>
          </w:p>
        </w:tc>
      </w:tr>
      <w:tr w14:paraId="77636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exact"/>
          <w:jc w:val="center"/>
        </w:trPr>
        <w:tc>
          <w:tcPr>
            <w:tcW w:w="1030" w:type="dxa"/>
            <w:vMerge w:val="continue"/>
            <w:vAlign w:val="center"/>
          </w:tcPr>
          <w:p w14:paraId="590B6946">
            <w:pPr>
              <w:spacing w:line="240" w:lineRule="auto"/>
              <w:jc w:val="center"/>
              <w:rPr>
                <w:rFonts w:hint="default" w:ascii="Times New Roman" w:hAnsi="Times New Roman" w:cs="Times New Roman" w:eastAsiaTheme="minorEastAsia"/>
                <w:sz w:val="21"/>
                <w:szCs w:val="21"/>
              </w:rPr>
            </w:pPr>
          </w:p>
        </w:tc>
        <w:tc>
          <w:tcPr>
            <w:tcW w:w="968" w:type="dxa"/>
            <w:vAlign w:val="center"/>
          </w:tcPr>
          <w:p w14:paraId="7B1239CE">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bidi="ar"/>
              </w:rPr>
              <w:t>直流侧</w:t>
            </w:r>
          </w:p>
        </w:tc>
        <w:tc>
          <w:tcPr>
            <w:tcW w:w="1063" w:type="dxa"/>
            <w:vAlign w:val="center"/>
          </w:tcPr>
          <w:p w14:paraId="2B060E16">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val="en-US" w:eastAsia="zh-CN" w:bidi="ar"/>
              </w:rPr>
              <w:t>267.738</w:t>
            </w:r>
          </w:p>
        </w:tc>
        <w:tc>
          <w:tcPr>
            <w:tcW w:w="1037" w:type="dxa"/>
            <w:vAlign w:val="center"/>
          </w:tcPr>
          <w:p w14:paraId="0F3344FE">
            <w:pPr>
              <w:widowControl/>
              <w:spacing w:line="240" w:lineRule="auto"/>
              <w:jc w:val="center"/>
              <w:textAlignment w:val="center"/>
              <w:rPr>
                <w:rFonts w:hint="default" w:ascii="Times New Roman" w:hAnsi="Times New Roman" w:cs="Times New Roman" w:eastAsiaTheme="minorEastAsia"/>
                <w:color w:val="000000"/>
                <w:kern w:val="0"/>
                <w:sz w:val="21"/>
                <w:szCs w:val="21"/>
                <w:lang w:bidi="ar"/>
              </w:rPr>
            </w:pPr>
            <w:r>
              <w:rPr>
                <w:rFonts w:hint="default" w:ascii="Times New Roman" w:hAnsi="Times New Roman" w:cs="Times New Roman" w:eastAsiaTheme="minorEastAsia"/>
                <w:color w:val="000000"/>
                <w:kern w:val="0"/>
                <w:sz w:val="21"/>
                <w:szCs w:val="21"/>
                <w:lang w:val="en-US" w:eastAsia="zh-CN" w:bidi="ar"/>
              </w:rPr>
              <w:t>252.940</w:t>
            </w:r>
          </w:p>
        </w:tc>
        <w:tc>
          <w:tcPr>
            <w:tcW w:w="1186" w:type="dxa"/>
            <w:vAlign w:val="center"/>
          </w:tcPr>
          <w:p w14:paraId="18124DE7">
            <w:pPr>
              <w:widowControl/>
              <w:spacing w:line="240" w:lineRule="auto"/>
              <w:jc w:val="center"/>
              <w:textAlignment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94.47</w:t>
            </w:r>
          </w:p>
        </w:tc>
        <w:tc>
          <w:tcPr>
            <w:tcW w:w="1037" w:type="dxa"/>
            <w:vAlign w:val="center"/>
          </w:tcPr>
          <w:p w14:paraId="1C01E1CA">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val="en-US" w:eastAsia="zh-CN" w:bidi="ar"/>
              </w:rPr>
              <w:t>/</w:t>
            </w:r>
          </w:p>
        </w:tc>
        <w:tc>
          <w:tcPr>
            <w:tcW w:w="981" w:type="dxa"/>
            <w:vAlign w:val="center"/>
          </w:tcPr>
          <w:p w14:paraId="0B94E907">
            <w:pPr>
              <w:widowControl/>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kern w:val="0"/>
                <w:sz w:val="21"/>
                <w:szCs w:val="21"/>
                <w:lang w:val="en-US" w:eastAsia="zh-CN" w:bidi="ar"/>
              </w:rPr>
              <w:t>/</w:t>
            </w:r>
          </w:p>
        </w:tc>
        <w:tc>
          <w:tcPr>
            <w:tcW w:w="1470" w:type="dxa"/>
            <w:vMerge w:val="continue"/>
            <w:tcBorders/>
            <w:vAlign w:val="center"/>
          </w:tcPr>
          <w:p w14:paraId="28C9ACA2">
            <w:pPr>
              <w:widowControl/>
              <w:spacing w:line="240" w:lineRule="auto"/>
              <w:jc w:val="center"/>
              <w:textAlignment w:val="center"/>
              <w:rPr>
                <w:rFonts w:hint="default" w:ascii="Times New Roman" w:hAnsi="Times New Roman" w:cs="Times New Roman" w:eastAsiaTheme="minorEastAsia"/>
                <w:color w:val="000000"/>
                <w:kern w:val="0"/>
                <w:sz w:val="21"/>
                <w:szCs w:val="21"/>
                <w:lang w:val="en-US" w:eastAsia="zh-CN" w:bidi="ar"/>
              </w:rPr>
            </w:pPr>
          </w:p>
        </w:tc>
      </w:tr>
    </w:tbl>
    <w:p w14:paraId="53F6527D">
      <w:pPr>
        <w:rPr>
          <w:rFonts w:hint="default" w:ascii="Times New Roman" w:hAnsi="Times New Roman" w:cs="Times New Roman"/>
          <w:b/>
          <w:color w:val="FF0000"/>
          <w:szCs w:val="28"/>
        </w:rPr>
      </w:pPr>
      <w:r>
        <w:rPr>
          <w:rFonts w:hint="default" w:ascii="Times New Roman" w:hAnsi="Times New Roman" w:cs="Times New Roman"/>
          <w:b/>
          <w:szCs w:val="28"/>
        </w:rPr>
        <w:t>测试结论</w:t>
      </w:r>
    </w:p>
    <w:p w14:paraId="60F8433A">
      <w:pPr>
        <w:ind w:firstLine="480" w:firstLineChars="200"/>
        <w:rPr>
          <w:rFonts w:hint="default" w:ascii="Times New Roman" w:hAnsi="Times New Roman" w:eastAsia="宋体" w:cs="Times New Roman"/>
          <w:lang w:val="en-US" w:eastAsia="zh-CN"/>
        </w:rPr>
      </w:pPr>
      <w:bookmarkStart w:id="95" w:name="_温升测试"/>
      <w:r>
        <w:rPr>
          <w:rFonts w:hint="default" w:ascii="Times New Roman" w:hAnsi="Times New Roman" w:cs="Times New Roman"/>
          <w:lang w:val="en-US" w:eastAsia="zh-CN"/>
        </w:rPr>
        <w:t>无问题Pass，存在异常现象NG</w:t>
      </w:r>
    </w:p>
    <w:p w14:paraId="02D7BC4F">
      <w:pPr>
        <w:pStyle w:val="3"/>
        <w:numPr>
          <w:ilvl w:val="1"/>
          <w:numId w:val="2"/>
        </w:numPr>
        <w:rPr>
          <w:rFonts w:hint="default" w:ascii="Times New Roman" w:hAnsi="Times New Roman" w:cs="Times New Roman"/>
        </w:rPr>
      </w:pPr>
      <w:bookmarkStart w:id="96" w:name="_Toc30234"/>
      <w:r>
        <w:rPr>
          <w:rFonts w:hint="default" w:ascii="Times New Roman" w:hAnsi="Times New Roman" w:cs="Times New Roman"/>
        </w:rPr>
        <w:t>温升测试</w:t>
      </w:r>
      <w:bookmarkEnd w:id="96"/>
    </w:p>
    <w:p w14:paraId="15F038D2">
      <w:pPr>
        <w:rPr>
          <w:rFonts w:hint="default" w:ascii="Times New Roman" w:hAnsi="Times New Roman" w:cs="Times New Roman"/>
          <w:b/>
          <w:szCs w:val="28"/>
        </w:rPr>
      </w:pPr>
      <w:r>
        <w:rPr>
          <w:rFonts w:hint="default" w:ascii="Times New Roman" w:hAnsi="Times New Roman" w:cs="Times New Roman"/>
          <w:b/>
          <w:szCs w:val="28"/>
        </w:rPr>
        <w:t>测试标准</w:t>
      </w:r>
    </w:p>
    <w:p w14:paraId="6D43FE57">
      <w:pPr>
        <w:ind w:firstLine="480" w:firstLineChars="200"/>
        <w:rPr>
          <w:rFonts w:hint="default" w:ascii="Times New Roman" w:hAnsi="Times New Roman" w:cs="Times New Roman"/>
          <w:b/>
          <w:szCs w:val="28"/>
        </w:rPr>
      </w:pPr>
      <w:r>
        <w:rPr>
          <w:rFonts w:hint="default" w:ascii="Times New Roman" w:hAnsi="Times New Roman" w:cs="Times New Roman" w:eastAsiaTheme="minorEastAsia"/>
          <w:bCs/>
          <w:szCs w:val="28"/>
        </w:rPr>
        <w:t>温度点位采集到最高温度不超过允许温度（允许温度为元器件或环境内锁所能承受最高温度）。</w:t>
      </w:r>
    </w:p>
    <w:p w14:paraId="3F50046E">
      <w:pPr>
        <w:rPr>
          <w:rFonts w:hint="default" w:ascii="Times New Roman" w:hAnsi="Times New Roman" w:cs="Times New Roman"/>
        </w:rPr>
      </w:pPr>
      <w:r>
        <w:rPr>
          <w:rFonts w:hint="default" w:ascii="Times New Roman" w:hAnsi="Times New Roman" w:cs="Times New Roman"/>
          <w:b/>
          <w:szCs w:val="28"/>
        </w:rPr>
        <w:t>测试数据：</w:t>
      </w:r>
      <w:bookmarkEnd w:id="95"/>
    </w:p>
    <w:p w14:paraId="51CC07C9">
      <w:pPr>
        <w:ind w:firstLine="480" w:firstLineChars="200"/>
        <w:rPr>
          <w:rFonts w:hint="default" w:ascii="Times New Roman" w:hAnsi="Times New Roman" w:eastAsia="宋体" w:cs="Times New Roman"/>
          <w:lang w:eastAsia="zh-CN"/>
        </w:rPr>
      </w:pPr>
      <w:r>
        <w:rPr>
          <w:rFonts w:hint="default" w:ascii="Times New Roman" w:hAnsi="Times New Roman" w:cs="Times New Roman"/>
        </w:rPr>
        <w:t>温度点位温升见下表</w:t>
      </w:r>
      <w:r>
        <w:rPr>
          <w:rFonts w:hint="default" w:ascii="Times New Roman" w:hAnsi="Times New Roman" w:cs="Times New Roman"/>
          <w:lang w:eastAsia="zh-CN"/>
        </w:rPr>
        <w:t>：</w:t>
      </w:r>
    </w:p>
    <w:tbl>
      <w:tblPr>
        <w:tblStyle w:val="14"/>
        <w:tblW w:w="563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4"/>
        <w:gridCol w:w="4114"/>
        <w:gridCol w:w="1349"/>
        <w:gridCol w:w="1372"/>
        <w:gridCol w:w="1193"/>
        <w:gridCol w:w="776"/>
      </w:tblGrid>
      <w:tr w14:paraId="11C4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087A80F7">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序号</w:t>
            </w:r>
          </w:p>
        </w:tc>
        <w:tc>
          <w:tcPr>
            <w:tcW w:w="2141" w:type="pct"/>
            <w:vAlign w:val="center"/>
          </w:tcPr>
          <w:p w14:paraId="3A6AA41C">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位置点</w:t>
            </w:r>
          </w:p>
        </w:tc>
        <w:tc>
          <w:tcPr>
            <w:tcW w:w="702" w:type="pct"/>
            <w:vAlign w:val="center"/>
          </w:tcPr>
          <w:p w14:paraId="6FB58A47">
            <w:pPr>
              <w:spacing w:line="240" w:lineRule="auto"/>
              <w:jc w:val="center"/>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25℃下最高温度</w:t>
            </w:r>
          </w:p>
        </w:tc>
        <w:tc>
          <w:tcPr>
            <w:tcW w:w="714" w:type="pct"/>
            <w:vAlign w:val="center"/>
          </w:tcPr>
          <w:p w14:paraId="7A2DAFEC">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修正55℃下最高温度</w:t>
            </w:r>
          </w:p>
        </w:tc>
        <w:tc>
          <w:tcPr>
            <w:tcW w:w="621" w:type="pct"/>
            <w:vAlign w:val="center"/>
          </w:tcPr>
          <w:p w14:paraId="5367A267">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允许的最高温度/℃</w:t>
            </w:r>
          </w:p>
        </w:tc>
        <w:tc>
          <w:tcPr>
            <w:tcW w:w="404" w:type="pct"/>
            <w:vAlign w:val="center"/>
          </w:tcPr>
          <w:p w14:paraId="43E9253B">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判定</w:t>
            </w:r>
          </w:p>
        </w:tc>
      </w:tr>
      <w:tr w14:paraId="1CFC7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418" w:type="pct"/>
            <w:vAlign w:val="center"/>
          </w:tcPr>
          <w:p w14:paraId="67EB8B13">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4114" w:type="dxa"/>
            <w:shd w:val="clear" w:color="auto" w:fill="auto"/>
            <w:vAlign w:val="center"/>
          </w:tcPr>
          <w:p w14:paraId="3319B007">
            <w:pPr>
              <w:keepNext w:val="0"/>
              <w:keepLines w:val="0"/>
              <w:widowControl/>
              <w:suppressLineNumbers w:val="0"/>
              <w:spacing w:line="240" w:lineRule="auto"/>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olor w:val="000000"/>
                <w:kern w:val="0"/>
                <w:sz w:val="21"/>
                <w:szCs w:val="21"/>
                <w:u w:val="none"/>
                <w:lang w:val="en-US" w:eastAsia="zh-CN" w:bidi="ar"/>
              </w:rPr>
              <w:t>交流断路器本体</w:t>
            </w:r>
          </w:p>
        </w:tc>
        <w:tc>
          <w:tcPr>
            <w:tcW w:w="702" w:type="pct"/>
            <w:shd w:val="clear" w:color="auto" w:fill="auto"/>
            <w:vAlign w:val="center"/>
          </w:tcPr>
          <w:p w14:paraId="5FCC4E6D">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59.19</w:t>
            </w:r>
          </w:p>
        </w:tc>
        <w:tc>
          <w:tcPr>
            <w:tcW w:w="714" w:type="pct"/>
            <w:shd w:val="clear" w:color="auto" w:fill="auto"/>
            <w:vAlign w:val="center"/>
          </w:tcPr>
          <w:p w14:paraId="0FE06C90">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89.19</w:t>
            </w:r>
          </w:p>
        </w:tc>
        <w:tc>
          <w:tcPr>
            <w:tcW w:w="621" w:type="pct"/>
            <w:shd w:val="clear" w:color="auto" w:fill="auto"/>
            <w:vAlign w:val="center"/>
          </w:tcPr>
          <w:p w14:paraId="10F623BA">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261C041E">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406AE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56237D63">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2141" w:type="pct"/>
            <w:shd w:val="clear" w:color="auto" w:fill="auto"/>
            <w:vAlign w:val="center"/>
          </w:tcPr>
          <w:p w14:paraId="5DAE3F05">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PCS交流L1线缆温度</w:t>
            </w:r>
          </w:p>
        </w:tc>
        <w:tc>
          <w:tcPr>
            <w:tcW w:w="702" w:type="pct"/>
            <w:shd w:val="clear" w:color="auto" w:fill="auto"/>
            <w:vAlign w:val="center"/>
          </w:tcPr>
          <w:p w14:paraId="462DC329">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43.93</w:t>
            </w:r>
          </w:p>
        </w:tc>
        <w:tc>
          <w:tcPr>
            <w:tcW w:w="714" w:type="pct"/>
            <w:shd w:val="clear" w:color="auto" w:fill="auto"/>
            <w:vAlign w:val="center"/>
          </w:tcPr>
          <w:p w14:paraId="03EF1BBB">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73.93</w:t>
            </w:r>
          </w:p>
        </w:tc>
        <w:tc>
          <w:tcPr>
            <w:tcW w:w="621" w:type="pct"/>
            <w:shd w:val="clear" w:color="auto" w:fill="auto"/>
            <w:vAlign w:val="center"/>
          </w:tcPr>
          <w:p w14:paraId="0734CF56">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080F6CF5">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255E9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1EEA6674">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2141" w:type="pct"/>
            <w:shd w:val="clear" w:color="auto" w:fill="auto"/>
            <w:vAlign w:val="center"/>
          </w:tcPr>
          <w:p w14:paraId="1AE2CEBD">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PCS室进风口温度</w:t>
            </w:r>
          </w:p>
        </w:tc>
        <w:tc>
          <w:tcPr>
            <w:tcW w:w="702" w:type="pct"/>
            <w:shd w:val="clear" w:color="auto" w:fill="auto"/>
            <w:vAlign w:val="center"/>
          </w:tcPr>
          <w:p w14:paraId="7E6359FA">
            <w:pPr>
              <w:widowControl/>
              <w:spacing w:line="240" w:lineRule="auto"/>
              <w:jc w:val="center"/>
              <w:textAlignment w:val="center"/>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eastAsia="zh-CN"/>
              </w:rPr>
              <w:t>33.04</w:t>
            </w:r>
          </w:p>
        </w:tc>
        <w:tc>
          <w:tcPr>
            <w:tcW w:w="714" w:type="pct"/>
            <w:shd w:val="clear" w:color="auto" w:fill="auto"/>
            <w:vAlign w:val="center"/>
          </w:tcPr>
          <w:p w14:paraId="67EC0D17">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63.04</w:t>
            </w:r>
          </w:p>
        </w:tc>
        <w:tc>
          <w:tcPr>
            <w:tcW w:w="621" w:type="pct"/>
            <w:shd w:val="clear" w:color="auto" w:fill="auto"/>
            <w:vAlign w:val="center"/>
          </w:tcPr>
          <w:p w14:paraId="716CD1DB">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7A8969BD">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170B8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5B7094E1">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2141" w:type="pct"/>
            <w:shd w:val="clear" w:color="auto" w:fill="auto"/>
            <w:vAlign w:val="center"/>
          </w:tcPr>
          <w:p w14:paraId="3F96128D">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PCS直流负温度</w:t>
            </w:r>
          </w:p>
        </w:tc>
        <w:tc>
          <w:tcPr>
            <w:tcW w:w="702" w:type="pct"/>
            <w:shd w:val="clear" w:color="auto" w:fill="auto"/>
            <w:vAlign w:val="center"/>
          </w:tcPr>
          <w:p w14:paraId="139E9BAE">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43.77</w:t>
            </w:r>
          </w:p>
        </w:tc>
        <w:tc>
          <w:tcPr>
            <w:tcW w:w="714" w:type="pct"/>
            <w:shd w:val="clear" w:color="auto" w:fill="auto"/>
            <w:vAlign w:val="center"/>
          </w:tcPr>
          <w:p w14:paraId="56021512">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73.77</w:t>
            </w:r>
          </w:p>
        </w:tc>
        <w:tc>
          <w:tcPr>
            <w:tcW w:w="621" w:type="pct"/>
            <w:shd w:val="clear" w:color="auto" w:fill="auto"/>
            <w:vAlign w:val="center"/>
          </w:tcPr>
          <w:p w14:paraId="682398DD">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06296783">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514D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72AADB2D">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2141" w:type="pct"/>
            <w:shd w:val="clear" w:color="auto" w:fill="auto"/>
            <w:vAlign w:val="center"/>
          </w:tcPr>
          <w:p w14:paraId="0987B8A3">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柜体表面温度</w:t>
            </w:r>
          </w:p>
        </w:tc>
        <w:tc>
          <w:tcPr>
            <w:tcW w:w="702" w:type="pct"/>
            <w:shd w:val="clear" w:color="auto" w:fill="auto"/>
            <w:vAlign w:val="center"/>
          </w:tcPr>
          <w:p w14:paraId="00E8C71B">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31.15</w:t>
            </w:r>
          </w:p>
        </w:tc>
        <w:tc>
          <w:tcPr>
            <w:tcW w:w="714" w:type="pct"/>
            <w:shd w:val="clear" w:color="auto" w:fill="auto"/>
            <w:vAlign w:val="center"/>
          </w:tcPr>
          <w:p w14:paraId="3C7F546F">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61.15</w:t>
            </w:r>
          </w:p>
        </w:tc>
        <w:tc>
          <w:tcPr>
            <w:tcW w:w="621" w:type="pct"/>
            <w:shd w:val="clear" w:color="auto" w:fill="auto"/>
            <w:vAlign w:val="center"/>
          </w:tcPr>
          <w:p w14:paraId="225303EC">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120</w:t>
            </w:r>
          </w:p>
        </w:tc>
        <w:tc>
          <w:tcPr>
            <w:tcW w:w="404" w:type="pct"/>
            <w:shd w:val="clear" w:color="auto" w:fill="auto"/>
            <w:vAlign w:val="center"/>
          </w:tcPr>
          <w:p w14:paraId="7F311D17">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7511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29C01F47">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2141" w:type="pct"/>
            <w:shd w:val="clear" w:color="auto" w:fill="auto"/>
            <w:vAlign w:val="center"/>
          </w:tcPr>
          <w:p w14:paraId="5D0F4037">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PCS直流正温度</w:t>
            </w:r>
          </w:p>
        </w:tc>
        <w:tc>
          <w:tcPr>
            <w:tcW w:w="702" w:type="pct"/>
            <w:shd w:val="clear" w:color="auto" w:fill="auto"/>
            <w:vAlign w:val="center"/>
          </w:tcPr>
          <w:p w14:paraId="5BE4994A">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42.54</w:t>
            </w:r>
          </w:p>
        </w:tc>
        <w:tc>
          <w:tcPr>
            <w:tcW w:w="714" w:type="pct"/>
            <w:shd w:val="clear" w:color="auto" w:fill="auto"/>
            <w:vAlign w:val="center"/>
          </w:tcPr>
          <w:p w14:paraId="085A7D9D">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72.54</w:t>
            </w:r>
          </w:p>
        </w:tc>
        <w:tc>
          <w:tcPr>
            <w:tcW w:w="621" w:type="pct"/>
            <w:shd w:val="clear" w:color="auto" w:fill="auto"/>
            <w:vAlign w:val="center"/>
          </w:tcPr>
          <w:p w14:paraId="2050E6F8">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25D213B7">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20B2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5B10895B">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2141" w:type="pct"/>
            <w:shd w:val="clear" w:color="auto" w:fill="auto"/>
            <w:vAlign w:val="center"/>
          </w:tcPr>
          <w:p w14:paraId="723A3AA3">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配线箱L2端子温度</w:t>
            </w:r>
          </w:p>
        </w:tc>
        <w:tc>
          <w:tcPr>
            <w:tcW w:w="702" w:type="pct"/>
            <w:shd w:val="clear" w:color="auto" w:fill="auto"/>
            <w:vAlign w:val="center"/>
          </w:tcPr>
          <w:p w14:paraId="1D64E421">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67.04</w:t>
            </w:r>
          </w:p>
        </w:tc>
        <w:tc>
          <w:tcPr>
            <w:tcW w:w="714" w:type="pct"/>
            <w:shd w:val="clear" w:color="auto" w:fill="auto"/>
            <w:vAlign w:val="center"/>
          </w:tcPr>
          <w:p w14:paraId="50F94B84">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97.04</w:t>
            </w:r>
          </w:p>
        </w:tc>
        <w:tc>
          <w:tcPr>
            <w:tcW w:w="621" w:type="pct"/>
            <w:shd w:val="clear" w:color="auto" w:fill="auto"/>
            <w:vAlign w:val="center"/>
          </w:tcPr>
          <w:p w14:paraId="055A04D9">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231CB97B">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504E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409F4AA0">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2141" w:type="pct"/>
            <w:shd w:val="clear" w:color="auto" w:fill="auto"/>
            <w:vAlign w:val="center"/>
          </w:tcPr>
          <w:p w14:paraId="6D42B4CB">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配线箱内部环温</w:t>
            </w:r>
          </w:p>
        </w:tc>
        <w:tc>
          <w:tcPr>
            <w:tcW w:w="702" w:type="pct"/>
            <w:shd w:val="clear" w:color="auto" w:fill="auto"/>
            <w:vAlign w:val="center"/>
          </w:tcPr>
          <w:p w14:paraId="3E88FD4B">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49.44</w:t>
            </w:r>
          </w:p>
        </w:tc>
        <w:tc>
          <w:tcPr>
            <w:tcW w:w="714" w:type="pct"/>
            <w:shd w:val="clear" w:color="auto" w:fill="auto"/>
            <w:vAlign w:val="center"/>
          </w:tcPr>
          <w:p w14:paraId="0F1228F5">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79.44</w:t>
            </w:r>
          </w:p>
        </w:tc>
        <w:tc>
          <w:tcPr>
            <w:tcW w:w="621" w:type="pct"/>
            <w:shd w:val="clear" w:color="auto" w:fill="auto"/>
            <w:vAlign w:val="center"/>
          </w:tcPr>
          <w:p w14:paraId="07A290BE">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3E2C70A9">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22535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50F3A261">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2141" w:type="pct"/>
            <w:shd w:val="clear" w:color="auto" w:fill="auto"/>
            <w:vAlign w:val="center"/>
          </w:tcPr>
          <w:p w14:paraId="5BFF4A96">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配电室环境问题</w:t>
            </w:r>
          </w:p>
        </w:tc>
        <w:tc>
          <w:tcPr>
            <w:tcW w:w="702" w:type="pct"/>
            <w:shd w:val="clear" w:color="auto" w:fill="auto"/>
            <w:vAlign w:val="center"/>
          </w:tcPr>
          <w:p w14:paraId="29F75152">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44.17</w:t>
            </w:r>
          </w:p>
        </w:tc>
        <w:tc>
          <w:tcPr>
            <w:tcW w:w="714" w:type="pct"/>
            <w:shd w:val="clear" w:color="auto" w:fill="auto"/>
            <w:vAlign w:val="center"/>
          </w:tcPr>
          <w:p w14:paraId="20083286">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74.17</w:t>
            </w:r>
          </w:p>
        </w:tc>
        <w:tc>
          <w:tcPr>
            <w:tcW w:w="621" w:type="pct"/>
            <w:shd w:val="clear" w:color="auto" w:fill="auto"/>
            <w:vAlign w:val="center"/>
          </w:tcPr>
          <w:p w14:paraId="105AFD84">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4268EA85">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3848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30DF108C">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2141" w:type="pct"/>
            <w:shd w:val="clear" w:color="auto" w:fill="auto"/>
            <w:vAlign w:val="center"/>
          </w:tcPr>
          <w:p w14:paraId="463A61FA">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直流断路器表面温度</w:t>
            </w:r>
          </w:p>
        </w:tc>
        <w:tc>
          <w:tcPr>
            <w:tcW w:w="702" w:type="pct"/>
            <w:shd w:val="clear" w:color="auto" w:fill="auto"/>
            <w:vAlign w:val="center"/>
          </w:tcPr>
          <w:p w14:paraId="4327908A">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46.73</w:t>
            </w:r>
          </w:p>
        </w:tc>
        <w:tc>
          <w:tcPr>
            <w:tcW w:w="714" w:type="pct"/>
            <w:shd w:val="clear" w:color="auto" w:fill="auto"/>
            <w:vAlign w:val="center"/>
          </w:tcPr>
          <w:p w14:paraId="266225AA">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76.73</w:t>
            </w:r>
          </w:p>
        </w:tc>
        <w:tc>
          <w:tcPr>
            <w:tcW w:w="621" w:type="pct"/>
            <w:shd w:val="clear" w:color="auto" w:fill="auto"/>
            <w:vAlign w:val="center"/>
          </w:tcPr>
          <w:p w14:paraId="3B1B6B7A">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4F381B49">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5E50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733C9E69">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11</w:t>
            </w:r>
          </w:p>
        </w:tc>
        <w:tc>
          <w:tcPr>
            <w:tcW w:w="2141" w:type="pct"/>
            <w:shd w:val="clear" w:color="auto" w:fill="auto"/>
            <w:vAlign w:val="center"/>
          </w:tcPr>
          <w:p w14:paraId="63A359D9">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高压箱内部温度</w:t>
            </w:r>
          </w:p>
        </w:tc>
        <w:tc>
          <w:tcPr>
            <w:tcW w:w="702" w:type="pct"/>
            <w:shd w:val="clear" w:color="auto" w:fill="auto"/>
            <w:vAlign w:val="center"/>
          </w:tcPr>
          <w:p w14:paraId="1487D43D">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46.80</w:t>
            </w:r>
          </w:p>
        </w:tc>
        <w:tc>
          <w:tcPr>
            <w:tcW w:w="714" w:type="pct"/>
            <w:shd w:val="clear" w:color="auto" w:fill="auto"/>
            <w:vAlign w:val="center"/>
          </w:tcPr>
          <w:p w14:paraId="06D8E60E">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76.80</w:t>
            </w:r>
          </w:p>
        </w:tc>
        <w:tc>
          <w:tcPr>
            <w:tcW w:w="621" w:type="pct"/>
            <w:shd w:val="clear" w:color="auto" w:fill="auto"/>
            <w:vAlign w:val="center"/>
          </w:tcPr>
          <w:p w14:paraId="544683B2">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50DC089A">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29021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418" w:type="pct"/>
            <w:vAlign w:val="center"/>
          </w:tcPr>
          <w:p w14:paraId="47B3AFA9">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12</w:t>
            </w:r>
          </w:p>
        </w:tc>
        <w:tc>
          <w:tcPr>
            <w:tcW w:w="2141" w:type="pct"/>
            <w:shd w:val="clear" w:color="auto" w:fill="auto"/>
            <w:vAlign w:val="center"/>
          </w:tcPr>
          <w:p w14:paraId="05504126">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液冷机室进风口温度</w:t>
            </w:r>
          </w:p>
        </w:tc>
        <w:tc>
          <w:tcPr>
            <w:tcW w:w="702" w:type="pct"/>
            <w:shd w:val="clear" w:color="auto" w:fill="auto"/>
            <w:vAlign w:val="center"/>
          </w:tcPr>
          <w:p w14:paraId="3E7F5D0F">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32.73</w:t>
            </w:r>
          </w:p>
        </w:tc>
        <w:tc>
          <w:tcPr>
            <w:tcW w:w="714" w:type="pct"/>
            <w:shd w:val="clear" w:color="auto" w:fill="auto"/>
            <w:vAlign w:val="center"/>
          </w:tcPr>
          <w:p w14:paraId="50925B5F">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62.73</w:t>
            </w:r>
          </w:p>
        </w:tc>
        <w:tc>
          <w:tcPr>
            <w:tcW w:w="621" w:type="pct"/>
            <w:shd w:val="clear" w:color="auto" w:fill="auto"/>
            <w:vAlign w:val="center"/>
          </w:tcPr>
          <w:p w14:paraId="11925267">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5F72B530">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11A86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418" w:type="pct"/>
            <w:vAlign w:val="center"/>
          </w:tcPr>
          <w:p w14:paraId="78AC9A2C">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13</w:t>
            </w:r>
          </w:p>
        </w:tc>
        <w:tc>
          <w:tcPr>
            <w:tcW w:w="2141" w:type="pct"/>
            <w:shd w:val="clear" w:color="auto" w:fill="auto"/>
            <w:vAlign w:val="center"/>
          </w:tcPr>
          <w:p w14:paraId="28F8CD67">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PCS交流L3线缆温度</w:t>
            </w:r>
          </w:p>
        </w:tc>
        <w:tc>
          <w:tcPr>
            <w:tcW w:w="702" w:type="pct"/>
            <w:shd w:val="clear" w:color="auto" w:fill="auto"/>
            <w:vAlign w:val="center"/>
          </w:tcPr>
          <w:p w14:paraId="4B559A6E">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42.67</w:t>
            </w:r>
          </w:p>
        </w:tc>
        <w:tc>
          <w:tcPr>
            <w:tcW w:w="714" w:type="pct"/>
            <w:shd w:val="clear" w:color="auto" w:fill="auto"/>
            <w:vAlign w:val="center"/>
          </w:tcPr>
          <w:p w14:paraId="4063FE60">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72.67</w:t>
            </w:r>
          </w:p>
        </w:tc>
        <w:tc>
          <w:tcPr>
            <w:tcW w:w="621" w:type="pct"/>
            <w:shd w:val="clear" w:color="auto" w:fill="auto"/>
            <w:vAlign w:val="center"/>
          </w:tcPr>
          <w:p w14:paraId="6A68BAEB">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27EF74B3">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45016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8" w:type="pct"/>
            <w:vAlign w:val="center"/>
          </w:tcPr>
          <w:p w14:paraId="7BB3DC95">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14</w:t>
            </w:r>
          </w:p>
        </w:tc>
        <w:tc>
          <w:tcPr>
            <w:tcW w:w="2141" w:type="pct"/>
            <w:shd w:val="clear" w:color="auto" w:fill="auto"/>
            <w:vAlign w:val="center"/>
          </w:tcPr>
          <w:p w14:paraId="661DDEDF">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配线箱L3端子温度</w:t>
            </w:r>
          </w:p>
        </w:tc>
        <w:tc>
          <w:tcPr>
            <w:tcW w:w="702" w:type="pct"/>
            <w:shd w:val="clear" w:color="auto" w:fill="auto"/>
            <w:vAlign w:val="center"/>
          </w:tcPr>
          <w:p w14:paraId="2E6E4267">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65.98</w:t>
            </w:r>
          </w:p>
        </w:tc>
        <w:tc>
          <w:tcPr>
            <w:tcW w:w="714" w:type="pct"/>
            <w:shd w:val="clear" w:color="auto" w:fill="auto"/>
            <w:vAlign w:val="center"/>
          </w:tcPr>
          <w:p w14:paraId="43158A2F">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95.98</w:t>
            </w:r>
          </w:p>
        </w:tc>
        <w:tc>
          <w:tcPr>
            <w:tcW w:w="621" w:type="pct"/>
            <w:shd w:val="clear" w:color="auto" w:fill="auto"/>
            <w:vAlign w:val="center"/>
          </w:tcPr>
          <w:p w14:paraId="5DD8BC98">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652F3448">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73F6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418" w:type="pct"/>
            <w:vAlign w:val="center"/>
          </w:tcPr>
          <w:p w14:paraId="3AF86FD0">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15</w:t>
            </w:r>
          </w:p>
        </w:tc>
        <w:tc>
          <w:tcPr>
            <w:tcW w:w="2141" w:type="pct"/>
            <w:shd w:val="clear" w:color="auto" w:fill="auto"/>
            <w:vAlign w:val="center"/>
          </w:tcPr>
          <w:p w14:paraId="106018B4">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液冷机室出风口温度</w:t>
            </w:r>
          </w:p>
        </w:tc>
        <w:tc>
          <w:tcPr>
            <w:tcW w:w="702" w:type="pct"/>
            <w:shd w:val="clear" w:color="auto" w:fill="auto"/>
            <w:vAlign w:val="center"/>
          </w:tcPr>
          <w:p w14:paraId="274364F7">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51.04</w:t>
            </w:r>
          </w:p>
        </w:tc>
        <w:tc>
          <w:tcPr>
            <w:tcW w:w="714" w:type="pct"/>
            <w:shd w:val="clear" w:color="auto" w:fill="auto"/>
            <w:vAlign w:val="center"/>
          </w:tcPr>
          <w:p w14:paraId="7EC04847">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81.04</w:t>
            </w:r>
          </w:p>
        </w:tc>
        <w:tc>
          <w:tcPr>
            <w:tcW w:w="621" w:type="pct"/>
            <w:shd w:val="clear" w:color="auto" w:fill="auto"/>
            <w:vAlign w:val="center"/>
          </w:tcPr>
          <w:p w14:paraId="0E46E196">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120</w:t>
            </w:r>
          </w:p>
        </w:tc>
        <w:tc>
          <w:tcPr>
            <w:tcW w:w="404" w:type="pct"/>
            <w:shd w:val="clear" w:color="auto" w:fill="auto"/>
            <w:vAlign w:val="center"/>
          </w:tcPr>
          <w:p w14:paraId="471238AB">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1504A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269AD07F">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16</w:t>
            </w:r>
          </w:p>
        </w:tc>
        <w:tc>
          <w:tcPr>
            <w:tcW w:w="2141" w:type="pct"/>
            <w:shd w:val="clear" w:color="auto" w:fill="auto"/>
            <w:vAlign w:val="center"/>
          </w:tcPr>
          <w:p w14:paraId="7435FD92">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辅助变压器本体温度</w:t>
            </w:r>
          </w:p>
        </w:tc>
        <w:tc>
          <w:tcPr>
            <w:tcW w:w="702" w:type="pct"/>
            <w:shd w:val="clear" w:color="auto" w:fill="auto"/>
            <w:vAlign w:val="center"/>
          </w:tcPr>
          <w:p w14:paraId="13B7CE80">
            <w:pPr>
              <w:widowControl/>
              <w:spacing w:line="240" w:lineRule="auto"/>
              <w:jc w:val="center"/>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54.63</w:t>
            </w:r>
          </w:p>
        </w:tc>
        <w:tc>
          <w:tcPr>
            <w:tcW w:w="714" w:type="pct"/>
            <w:shd w:val="clear" w:color="auto" w:fill="auto"/>
            <w:vAlign w:val="center"/>
          </w:tcPr>
          <w:p w14:paraId="0E0D3FEE">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84.63</w:t>
            </w:r>
          </w:p>
        </w:tc>
        <w:tc>
          <w:tcPr>
            <w:tcW w:w="621" w:type="pct"/>
            <w:shd w:val="clear" w:color="auto" w:fill="auto"/>
            <w:vAlign w:val="center"/>
          </w:tcPr>
          <w:p w14:paraId="61D98CEB">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val="en-US" w:eastAsia="zh-CN" w:bidi="ar"/>
              </w:rPr>
              <w:t>120</w:t>
            </w:r>
          </w:p>
        </w:tc>
        <w:tc>
          <w:tcPr>
            <w:tcW w:w="404" w:type="pct"/>
            <w:shd w:val="clear" w:color="auto" w:fill="auto"/>
            <w:vAlign w:val="center"/>
          </w:tcPr>
          <w:p w14:paraId="6F4C7229">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5DA33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653F641B">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17</w:t>
            </w:r>
          </w:p>
        </w:tc>
        <w:tc>
          <w:tcPr>
            <w:tcW w:w="2141" w:type="pct"/>
            <w:shd w:val="clear" w:color="auto" w:fill="auto"/>
            <w:vAlign w:val="center"/>
          </w:tcPr>
          <w:p w14:paraId="44BC0F2B">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PCS室出风口温度</w:t>
            </w:r>
          </w:p>
        </w:tc>
        <w:tc>
          <w:tcPr>
            <w:tcW w:w="702" w:type="pct"/>
            <w:shd w:val="clear" w:color="auto" w:fill="auto"/>
            <w:vAlign w:val="center"/>
          </w:tcPr>
          <w:p w14:paraId="020E3E44">
            <w:pPr>
              <w:widowControl/>
              <w:spacing w:line="240" w:lineRule="auto"/>
              <w:jc w:val="center"/>
              <w:textAlignment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64.34</w:t>
            </w:r>
          </w:p>
        </w:tc>
        <w:tc>
          <w:tcPr>
            <w:tcW w:w="714" w:type="pct"/>
            <w:shd w:val="clear" w:color="auto" w:fill="auto"/>
            <w:vAlign w:val="center"/>
          </w:tcPr>
          <w:p w14:paraId="1C8BDF55">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94.34</w:t>
            </w:r>
          </w:p>
        </w:tc>
        <w:tc>
          <w:tcPr>
            <w:tcW w:w="621" w:type="pct"/>
            <w:shd w:val="clear" w:color="auto" w:fill="auto"/>
            <w:vAlign w:val="center"/>
          </w:tcPr>
          <w:p w14:paraId="1DCC5072">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val="en-US" w:eastAsia="zh-CN" w:bidi="ar"/>
              </w:rPr>
              <w:t>120</w:t>
            </w:r>
          </w:p>
        </w:tc>
        <w:tc>
          <w:tcPr>
            <w:tcW w:w="404" w:type="pct"/>
            <w:shd w:val="clear" w:color="auto" w:fill="auto"/>
            <w:vAlign w:val="center"/>
          </w:tcPr>
          <w:p w14:paraId="2CE885DE">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621C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2F8363DE">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18</w:t>
            </w:r>
          </w:p>
        </w:tc>
        <w:tc>
          <w:tcPr>
            <w:tcW w:w="2141" w:type="pct"/>
            <w:shd w:val="clear" w:color="auto" w:fill="auto"/>
            <w:vAlign w:val="center"/>
          </w:tcPr>
          <w:p w14:paraId="0E612DE3">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配线箱L1端子温度</w:t>
            </w:r>
          </w:p>
        </w:tc>
        <w:tc>
          <w:tcPr>
            <w:tcW w:w="702" w:type="pct"/>
            <w:shd w:val="clear" w:color="auto" w:fill="auto"/>
            <w:vAlign w:val="center"/>
          </w:tcPr>
          <w:p w14:paraId="42117065">
            <w:pPr>
              <w:widowControl/>
              <w:spacing w:line="240" w:lineRule="auto"/>
              <w:jc w:val="center"/>
              <w:textAlignment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62.16</w:t>
            </w:r>
          </w:p>
        </w:tc>
        <w:tc>
          <w:tcPr>
            <w:tcW w:w="714" w:type="pct"/>
            <w:shd w:val="clear" w:color="auto" w:fill="auto"/>
            <w:vAlign w:val="center"/>
          </w:tcPr>
          <w:p w14:paraId="5B567BBD">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92.16</w:t>
            </w:r>
          </w:p>
        </w:tc>
        <w:tc>
          <w:tcPr>
            <w:tcW w:w="621" w:type="pct"/>
            <w:shd w:val="clear" w:color="auto" w:fill="auto"/>
            <w:vAlign w:val="center"/>
          </w:tcPr>
          <w:p w14:paraId="321A91FA">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val="en-US" w:eastAsia="zh-CN" w:bidi="ar"/>
              </w:rPr>
              <w:t>120</w:t>
            </w:r>
          </w:p>
        </w:tc>
        <w:tc>
          <w:tcPr>
            <w:tcW w:w="404" w:type="pct"/>
            <w:shd w:val="clear" w:color="auto" w:fill="auto"/>
            <w:vAlign w:val="center"/>
          </w:tcPr>
          <w:p w14:paraId="4C2907E0">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74BE4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16509621">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19</w:t>
            </w:r>
          </w:p>
        </w:tc>
        <w:tc>
          <w:tcPr>
            <w:tcW w:w="2141" w:type="pct"/>
            <w:shd w:val="clear" w:color="auto" w:fill="auto"/>
            <w:vAlign w:val="center"/>
          </w:tcPr>
          <w:p w14:paraId="181B1AF0">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高压箱负继电器</w:t>
            </w:r>
          </w:p>
        </w:tc>
        <w:tc>
          <w:tcPr>
            <w:tcW w:w="702" w:type="pct"/>
            <w:shd w:val="clear" w:color="auto" w:fill="auto"/>
            <w:vAlign w:val="center"/>
          </w:tcPr>
          <w:p w14:paraId="1FDE7623">
            <w:pPr>
              <w:widowControl/>
              <w:spacing w:line="240" w:lineRule="auto"/>
              <w:jc w:val="center"/>
              <w:textAlignment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30.58</w:t>
            </w:r>
          </w:p>
        </w:tc>
        <w:tc>
          <w:tcPr>
            <w:tcW w:w="714" w:type="pct"/>
            <w:shd w:val="clear" w:color="auto" w:fill="auto"/>
            <w:vAlign w:val="center"/>
          </w:tcPr>
          <w:p w14:paraId="0BF35C48">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60.58</w:t>
            </w:r>
          </w:p>
        </w:tc>
        <w:tc>
          <w:tcPr>
            <w:tcW w:w="621" w:type="pct"/>
            <w:shd w:val="clear" w:color="auto" w:fill="auto"/>
            <w:vAlign w:val="center"/>
          </w:tcPr>
          <w:p w14:paraId="7F1A87F1">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120</w:t>
            </w:r>
          </w:p>
        </w:tc>
        <w:tc>
          <w:tcPr>
            <w:tcW w:w="404" w:type="pct"/>
            <w:shd w:val="clear" w:color="auto" w:fill="auto"/>
            <w:vAlign w:val="center"/>
          </w:tcPr>
          <w:p w14:paraId="7E5550B4">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0251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2513AE0E">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20</w:t>
            </w:r>
          </w:p>
        </w:tc>
        <w:tc>
          <w:tcPr>
            <w:tcW w:w="2141" w:type="pct"/>
            <w:shd w:val="clear" w:color="auto" w:fill="auto"/>
            <w:vAlign w:val="center"/>
          </w:tcPr>
          <w:p w14:paraId="0CA7F8D0">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电池室环境温度</w:t>
            </w:r>
          </w:p>
        </w:tc>
        <w:tc>
          <w:tcPr>
            <w:tcW w:w="702" w:type="pct"/>
            <w:shd w:val="clear" w:color="auto" w:fill="auto"/>
            <w:vAlign w:val="center"/>
          </w:tcPr>
          <w:p w14:paraId="0D90192F">
            <w:pPr>
              <w:widowControl/>
              <w:spacing w:line="240" w:lineRule="auto"/>
              <w:jc w:val="center"/>
              <w:textAlignment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bidi="ar"/>
              </w:rPr>
              <w:t>42.5</w:t>
            </w:r>
            <w:r>
              <w:rPr>
                <w:rFonts w:hint="default" w:ascii="Times New Roman" w:hAnsi="Times New Roman" w:cs="Times New Roman"/>
                <w:b w:val="0"/>
                <w:bCs w:val="0"/>
                <w:color w:val="000000"/>
                <w:kern w:val="0"/>
                <w:sz w:val="21"/>
                <w:szCs w:val="21"/>
                <w:lang w:val="en-US" w:eastAsia="zh-CN" w:bidi="ar"/>
              </w:rPr>
              <w:t>8</w:t>
            </w:r>
          </w:p>
        </w:tc>
        <w:tc>
          <w:tcPr>
            <w:tcW w:w="714" w:type="pct"/>
            <w:shd w:val="clear" w:color="auto" w:fill="auto"/>
            <w:vAlign w:val="center"/>
          </w:tcPr>
          <w:p w14:paraId="30F9B413">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72.58</w:t>
            </w:r>
          </w:p>
        </w:tc>
        <w:tc>
          <w:tcPr>
            <w:tcW w:w="621" w:type="pct"/>
            <w:shd w:val="clear" w:color="auto" w:fill="auto"/>
            <w:vAlign w:val="center"/>
          </w:tcPr>
          <w:p w14:paraId="1D2D76A1">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val="en-US" w:eastAsia="zh-CN" w:bidi="ar"/>
              </w:rPr>
              <w:t>120</w:t>
            </w:r>
          </w:p>
        </w:tc>
        <w:tc>
          <w:tcPr>
            <w:tcW w:w="404" w:type="pct"/>
            <w:shd w:val="clear" w:color="auto" w:fill="auto"/>
            <w:vAlign w:val="center"/>
          </w:tcPr>
          <w:p w14:paraId="17FBC1A6">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60D8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28435C70">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21</w:t>
            </w:r>
          </w:p>
        </w:tc>
        <w:tc>
          <w:tcPr>
            <w:tcW w:w="2141" w:type="pct"/>
            <w:shd w:val="clear" w:color="auto" w:fill="auto"/>
            <w:vAlign w:val="center"/>
          </w:tcPr>
          <w:p w14:paraId="624AC7B8">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PCS室环温</w:t>
            </w:r>
          </w:p>
        </w:tc>
        <w:tc>
          <w:tcPr>
            <w:tcW w:w="702" w:type="pct"/>
            <w:shd w:val="clear" w:color="auto" w:fill="auto"/>
            <w:vAlign w:val="center"/>
          </w:tcPr>
          <w:p w14:paraId="069DBD44">
            <w:pPr>
              <w:widowControl/>
              <w:spacing w:line="240" w:lineRule="auto"/>
              <w:jc w:val="center"/>
              <w:textAlignment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41.38</w:t>
            </w:r>
          </w:p>
        </w:tc>
        <w:tc>
          <w:tcPr>
            <w:tcW w:w="714" w:type="pct"/>
            <w:shd w:val="clear" w:color="auto" w:fill="auto"/>
            <w:vAlign w:val="center"/>
          </w:tcPr>
          <w:p w14:paraId="4E2E8B05">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71.38</w:t>
            </w:r>
          </w:p>
        </w:tc>
        <w:tc>
          <w:tcPr>
            <w:tcW w:w="621" w:type="pct"/>
            <w:shd w:val="clear" w:color="auto" w:fill="auto"/>
            <w:vAlign w:val="center"/>
          </w:tcPr>
          <w:p w14:paraId="67C2020A">
            <w:pPr>
              <w:widowControl/>
              <w:spacing w:line="240" w:lineRule="auto"/>
              <w:jc w:val="center"/>
              <w:textAlignment w:val="center"/>
              <w:rPr>
                <w:rFonts w:hint="default" w:ascii="Times New Roman" w:hAnsi="Times New Roman" w:cs="Times New Roman"/>
                <w:color w:val="000000"/>
                <w:kern w:val="0"/>
                <w:sz w:val="21"/>
                <w:szCs w:val="21"/>
                <w:lang w:bidi="ar"/>
              </w:rPr>
            </w:pPr>
            <w:r>
              <w:rPr>
                <w:rFonts w:hint="default" w:ascii="Times New Roman" w:hAnsi="Times New Roman" w:cs="Times New Roman"/>
                <w:color w:val="000000"/>
                <w:kern w:val="0"/>
                <w:sz w:val="21"/>
                <w:szCs w:val="21"/>
                <w:lang w:val="en-US" w:eastAsia="zh-CN" w:bidi="ar"/>
              </w:rPr>
              <w:t>90</w:t>
            </w:r>
          </w:p>
        </w:tc>
        <w:tc>
          <w:tcPr>
            <w:tcW w:w="404" w:type="pct"/>
            <w:shd w:val="clear" w:color="auto" w:fill="auto"/>
            <w:vAlign w:val="center"/>
          </w:tcPr>
          <w:p w14:paraId="72F2AB05">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062B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47EC9BAE">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22</w:t>
            </w:r>
          </w:p>
        </w:tc>
        <w:tc>
          <w:tcPr>
            <w:tcW w:w="2141" w:type="pct"/>
            <w:shd w:val="clear" w:color="auto" w:fill="auto"/>
            <w:vAlign w:val="center"/>
          </w:tcPr>
          <w:p w14:paraId="10E0B920">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高压箱正继电器</w:t>
            </w:r>
          </w:p>
        </w:tc>
        <w:tc>
          <w:tcPr>
            <w:tcW w:w="702" w:type="pct"/>
            <w:shd w:val="clear" w:color="auto" w:fill="auto"/>
            <w:vAlign w:val="center"/>
          </w:tcPr>
          <w:p w14:paraId="507B0C79">
            <w:pPr>
              <w:widowControl/>
              <w:spacing w:line="240" w:lineRule="auto"/>
              <w:jc w:val="center"/>
              <w:textAlignment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70.14</w:t>
            </w:r>
          </w:p>
        </w:tc>
        <w:tc>
          <w:tcPr>
            <w:tcW w:w="714" w:type="pct"/>
            <w:shd w:val="clear" w:color="auto" w:fill="auto"/>
            <w:vAlign w:val="center"/>
          </w:tcPr>
          <w:p w14:paraId="48B8CEF5">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100.14</w:t>
            </w:r>
          </w:p>
        </w:tc>
        <w:tc>
          <w:tcPr>
            <w:tcW w:w="621" w:type="pct"/>
            <w:shd w:val="clear" w:color="auto" w:fill="auto"/>
            <w:vAlign w:val="center"/>
          </w:tcPr>
          <w:p w14:paraId="232C762B">
            <w:pPr>
              <w:widowControl/>
              <w:spacing w:line="240" w:lineRule="auto"/>
              <w:jc w:val="center"/>
              <w:textAlignment w:val="center"/>
              <w:rPr>
                <w:rFonts w:hint="default" w:ascii="Times New Roman" w:hAnsi="Times New Roman" w:cs="Times New Roman"/>
                <w:color w:val="000000"/>
                <w:kern w:val="0"/>
                <w:sz w:val="21"/>
                <w:szCs w:val="21"/>
                <w:lang w:val="en-US" w:bidi="ar"/>
              </w:rPr>
            </w:pPr>
            <w:r>
              <w:rPr>
                <w:rFonts w:hint="default" w:ascii="Times New Roman" w:hAnsi="Times New Roman" w:cs="Times New Roman"/>
                <w:color w:val="000000"/>
                <w:kern w:val="0"/>
                <w:sz w:val="21"/>
                <w:szCs w:val="21"/>
                <w:lang w:bidi="ar"/>
              </w:rPr>
              <w:t>120</w:t>
            </w:r>
          </w:p>
        </w:tc>
        <w:tc>
          <w:tcPr>
            <w:tcW w:w="404" w:type="pct"/>
            <w:shd w:val="clear" w:color="auto" w:fill="auto"/>
            <w:vAlign w:val="center"/>
          </w:tcPr>
          <w:p w14:paraId="1BB83EDE">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1B4BF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18842B3A">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23</w:t>
            </w:r>
          </w:p>
        </w:tc>
        <w:tc>
          <w:tcPr>
            <w:tcW w:w="2141" w:type="pct"/>
            <w:shd w:val="clear" w:color="auto" w:fill="auto"/>
            <w:vAlign w:val="center"/>
          </w:tcPr>
          <w:p w14:paraId="12DDE49D">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配线区域环境温度</w:t>
            </w:r>
          </w:p>
        </w:tc>
        <w:tc>
          <w:tcPr>
            <w:tcW w:w="702" w:type="pct"/>
            <w:shd w:val="clear" w:color="auto" w:fill="auto"/>
            <w:vAlign w:val="center"/>
          </w:tcPr>
          <w:p w14:paraId="54F8174D">
            <w:pPr>
              <w:widowControl/>
              <w:spacing w:line="240" w:lineRule="auto"/>
              <w:jc w:val="center"/>
              <w:textAlignment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31.97</w:t>
            </w:r>
          </w:p>
        </w:tc>
        <w:tc>
          <w:tcPr>
            <w:tcW w:w="714" w:type="pct"/>
            <w:shd w:val="clear" w:color="auto" w:fill="auto"/>
            <w:vAlign w:val="center"/>
          </w:tcPr>
          <w:p w14:paraId="4B4C0BE1">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61.97</w:t>
            </w:r>
          </w:p>
        </w:tc>
        <w:tc>
          <w:tcPr>
            <w:tcW w:w="621" w:type="pct"/>
            <w:shd w:val="clear" w:color="auto" w:fill="auto"/>
            <w:vAlign w:val="center"/>
          </w:tcPr>
          <w:p w14:paraId="2D9E1715">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90</w:t>
            </w:r>
          </w:p>
        </w:tc>
        <w:tc>
          <w:tcPr>
            <w:tcW w:w="404" w:type="pct"/>
            <w:shd w:val="clear" w:color="auto" w:fill="auto"/>
            <w:vAlign w:val="center"/>
          </w:tcPr>
          <w:p w14:paraId="7EAAE9E2">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0751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 w:type="pct"/>
            <w:vAlign w:val="center"/>
          </w:tcPr>
          <w:p w14:paraId="21820885">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24</w:t>
            </w:r>
          </w:p>
        </w:tc>
        <w:tc>
          <w:tcPr>
            <w:tcW w:w="2141" w:type="pct"/>
            <w:shd w:val="clear" w:color="auto" w:fill="auto"/>
            <w:vAlign w:val="center"/>
          </w:tcPr>
          <w:p w14:paraId="16B812E9">
            <w:pPr>
              <w:spacing w:line="240" w:lineRule="auto"/>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PACK外壳温度</w:t>
            </w:r>
          </w:p>
        </w:tc>
        <w:tc>
          <w:tcPr>
            <w:tcW w:w="702" w:type="pct"/>
            <w:shd w:val="clear" w:color="auto" w:fill="auto"/>
            <w:vAlign w:val="center"/>
          </w:tcPr>
          <w:p w14:paraId="5D2AEB47">
            <w:pPr>
              <w:widowControl/>
              <w:spacing w:line="240" w:lineRule="auto"/>
              <w:jc w:val="center"/>
              <w:textAlignment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34.33</w:t>
            </w:r>
          </w:p>
        </w:tc>
        <w:tc>
          <w:tcPr>
            <w:tcW w:w="714" w:type="pct"/>
            <w:shd w:val="clear" w:color="auto" w:fill="auto"/>
            <w:vAlign w:val="center"/>
          </w:tcPr>
          <w:p w14:paraId="7152DD88">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64.33</w:t>
            </w:r>
          </w:p>
        </w:tc>
        <w:tc>
          <w:tcPr>
            <w:tcW w:w="621" w:type="pct"/>
            <w:shd w:val="clear" w:color="auto" w:fill="auto"/>
            <w:vAlign w:val="center"/>
          </w:tcPr>
          <w:p w14:paraId="7B2F0743">
            <w:pPr>
              <w:widowControl/>
              <w:spacing w:line="240" w:lineRule="auto"/>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90</w:t>
            </w:r>
          </w:p>
        </w:tc>
        <w:tc>
          <w:tcPr>
            <w:tcW w:w="404" w:type="pct"/>
            <w:shd w:val="clear" w:color="auto" w:fill="auto"/>
            <w:vAlign w:val="center"/>
          </w:tcPr>
          <w:p w14:paraId="29E06403">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合格</w:t>
            </w:r>
          </w:p>
        </w:tc>
      </w:tr>
      <w:tr w14:paraId="3586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6" w:hRule="atLeast"/>
          <w:jc w:val="center"/>
        </w:trPr>
        <w:tc>
          <w:tcPr>
            <w:tcW w:w="5000" w:type="pct"/>
            <w:gridSpan w:val="6"/>
          </w:tcPr>
          <w:p w14:paraId="2B351655">
            <w:pPr>
              <w:jc w:val="cente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sz w:val="21"/>
                <w:szCs w:val="21"/>
              </w:rPr>
              <w:t>温升曲线：</w:t>
            </w:r>
          </w:p>
          <w:p w14:paraId="5578027E">
            <w:pPr>
              <w:jc w:val="center"/>
              <w:rPr>
                <w:rFonts w:hint="default" w:ascii="Times New Roman" w:hAnsi="Times New Roman" w:cs="Times New Roman" w:eastAsiaTheme="minorEastAsia"/>
                <w:b w:val="0"/>
                <w:bCs w:val="0"/>
                <w:sz w:val="21"/>
                <w:szCs w:val="21"/>
                <w:lang w:eastAsia="zh-CN"/>
              </w:rPr>
            </w:pPr>
          </w:p>
        </w:tc>
      </w:tr>
      <w:bookmarkEnd w:id="93"/>
    </w:tbl>
    <w:p w14:paraId="65DD77B2">
      <w:pPr>
        <w:pStyle w:val="3"/>
        <w:numPr>
          <w:ilvl w:val="1"/>
          <w:numId w:val="2"/>
        </w:numPr>
        <w:rPr>
          <w:rFonts w:hint="default" w:ascii="Times New Roman" w:hAnsi="Times New Roman" w:cs="Times New Roman"/>
        </w:rPr>
      </w:pPr>
      <w:bookmarkStart w:id="97" w:name="_Toc21457"/>
      <w:r>
        <w:rPr>
          <w:rFonts w:hint="default" w:ascii="Times New Roman" w:hAnsi="Times New Roman" w:cs="Times New Roman"/>
        </w:rPr>
        <w:t>运输测试</w:t>
      </w:r>
      <w:bookmarkEnd w:id="97"/>
    </w:p>
    <w:p w14:paraId="7AC1CB39">
      <w:pPr>
        <w:ind w:firstLine="480" w:firstLineChars="200"/>
        <w:rPr>
          <w:rFonts w:hint="default" w:ascii="Times New Roman" w:hAnsi="Times New Roman" w:cs="Times New Roman" w:eastAsiaTheme="minorEastAsia"/>
          <w:bCs/>
          <w:szCs w:val="28"/>
          <w:lang w:val="en-US" w:eastAsia="zh-CN"/>
        </w:rPr>
      </w:pPr>
      <w:r>
        <w:rPr>
          <w:rFonts w:hint="default" w:ascii="Times New Roman" w:hAnsi="Times New Roman" w:cs="Times New Roman" w:eastAsiaTheme="minorEastAsia"/>
          <w:bCs/>
          <w:szCs w:val="28"/>
          <w:lang w:val="en-US" w:eastAsia="zh-CN"/>
        </w:rPr>
        <w:t>测试方式分为结构仿真及实际路测。</w:t>
      </w: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F77EF">
    <w:pPr>
      <w:pStyle w:val="8"/>
      <w:jc w:val="center"/>
    </w:pPr>
    <w:r>
      <w:fldChar w:fldCharType="begin"/>
    </w:r>
    <w:r>
      <w:instrText xml:space="preserve">PAGE   \* MERGEFORMAT</w:instrText>
    </w:r>
    <w:r>
      <w:fldChar w:fldCharType="separate"/>
    </w:r>
    <w:r>
      <w:rPr>
        <w:lang w:val="zh-CN"/>
      </w:rPr>
      <w:t>21</w:t>
    </w:r>
    <w:r>
      <w:fldChar w:fldCharType="end"/>
    </w:r>
  </w:p>
  <w:p w14:paraId="7AFC9FEF">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D4158A"/>
    <w:multiLevelType w:val="multilevel"/>
    <w:tmpl w:val="87D4158A"/>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highlight w:val="none"/>
      </w:rPr>
    </w:lvl>
    <w:lvl w:ilvl="2" w:tentative="0">
      <w:start w:val="1"/>
      <w:numFmt w:val="decimal"/>
      <w:lvlText w:val="%1.%2.%3."/>
      <w:lvlJc w:val="left"/>
      <w:pPr>
        <w:ind w:left="709" w:hanging="709"/>
      </w:pPr>
      <w:rPr>
        <w:rFonts w:hint="default"/>
        <w:sz w:val="24"/>
        <w:szCs w:val="24"/>
      </w:rPr>
    </w:lvl>
    <w:lvl w:ilvl="3" w:tentative="0">
      <w:start w:val="1"/>
      <w:numFmt w:val="decimal"/>
      <w:suff w:val="nothing"/>
      <w:lvlText w:val="%1.%2.%3.%4."/>
      <w:lvlJc w:val="left"/>
      <w:pPr>
        <w:ind w:left="850" w:hanging="850"/>
      </w:pPr>
      <w:rPr>
        <w:rFonts w:hint="default"/>
        <w:sz w:val="24"/>
        <w:szCs w:val="24"/>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8929D9A2"/>
    <w:multiLevelType w:val="singleLevel"/>
    <w:tmpl w:val="8929D9A2"/>
    <w:lvl w:ilvl="0" w:tentative="0">
      <w:start w:val="1"/>
      <w:numFmt w:val="decimal"/>
      <w:lvlText w:val="%1)"/>
      <w:lvlJc w:val="left"/>
      <w:pPr>
        <w:tabs>
          <w:tab w:val="left" w:pos="420"/>
        </w:tabs>
        <w:ind w:left="845" w:hanging="425"/>
      </w:pPr>
      <w:rPr>
        <w:rFonts w:hint="default"/>
      </w:rPr>
    </w:lvl>
  </w:abstractNum>
  <w:abstractNum w:abstractNumId="2">
    <w:nsid w:val="8F1F2973"/>
    <w:multiLevelType w:val="singleLevel"/>
    <w:tmpl w:val="8F1F2973"/>
    <w:lvl w:ilvl="0" w:tentative="0">
      <w:start w:val="1"/>
      <w:numFmt w:val="decimal"/>
      <w:lvlText w:val="%1)"/>
      <w:lvlJc w:val="left"/>
      <w:pPr>
        <w:tabs>
          <w:tab w:val="left" w:pos="420"/>
        </w:tabs>
        <w:ind w:left="845" w:hanging="425"/>
      </w:pPr>
      <w:rPr>
        <w:rFonts w:hint="default"/>
      </w:rPr>
    </w:lvl>
  </w:abstractNum>
  <w:abstractNum w:abstractNumId="3">
    <w:nsid w:val="98679282"/>
    <w:multiLevelType w:val="singleLevel"/>
    <w:tmpl w:val="98679282"/>
    <w:lvl w:ilvl="0" w:tentative="0">
      <w:start w:val="1"/>
      <w:numFmt w:val="decimal"/>
      <w:lvlText w:val="%1)"/>
      <w:lvlJc w:val="left"/>
      <w:pPr>
        <w:tabs>
          <w:tab w:val="left" w:pos="420"/>
        </w:tabs>
        <w:ind w:left="845" w:hanging="425"/>
      </w:pPr>
      <w:rPr>
        <w:rFonts w:hint="default"/>
      </w:rPr>
    </w:lvl>
  </w:abstractNum>
  <w:abstractNum w:abstractNumId="4">
    <w:nsid w:val="A49FCF5B"/>
    <w:multiLevelType w:val="singleLevel"/>
    <w:tmpl w:val="A49FCF5B"/>
    <w:lvl w:ilvl="0" w:tentative="0">
      <w:start w:val="1"/>
      <w:numFmt w:val="decimal"/>
      <w:lvlText w:val="%1)"/>
      <w:lvlJc w:val="left"/>
      <w:pPr>
        <w:tabs>
          <w:tab w:val="left" w:pos="420"/>
        </w:tabs>
        <w:ind w:left="845" w:hanging="425"/>
      </w:pPr>
      <w:rPr>
        <w:rFonts w:hint="default"/>
      </w:rPr>
    </w:lvl>
  </w:abstractNum>
  <w:abstractNum w:abstractNumId="5">
    <w:nsid w:val="AF934B5A"/>
    <w:multiLevelType w:val="singleLevel"/>
    <w:tmpl w:val="AF934B5A"/>
    <w:lvl w:ilvl="0" w:tentative="0">
      <w:start w:val="1"/>
      <w:numFmt w:val="decimal"/>
      <w:lvlText w:val="%1)"/>
      <w:lvlJc w:val="left"/>
      <w:pPr>
        <w:ind w:left="425" w:hanging="425"/>
      </w:pPr>
      <w:rPr>
        <w:rFonts w:hint="default"/>
      </w:rPr>
    </w:lvl>
  </w:abstractNum>
  <w:abstractNum w:abstractNumId="6">
    <w:nsid w:val="BD305C73"/>
    <w:multiLevelType w:val="singleLevel"/>
    <w:tmpl w:val="BD305C73"/>
    <w:lvl w:ilvl="0" w:tentative="0">
      <w:start w:val="1"/>
      <w:numFmt w:val="decimal"/>
      <w:lvlText w:val="%1)"/>
      <w:lvlJc w:val="left"/>
      <w:pPr>
        <w:tabs>
          <w:tab w:val="left" w:pos="420"/>
        </w:tabs>
        <w:ind w:left="845" w:hanging="425"/>
      </w:pPr>
      <w:rPr>
        <w:rFonts w:hint="default"/>
      </w:rPr>
    </w:lvl>
  </w:abstractNum>
  <w:abstractNum w:abstractNumId="7">
    <w:nsid w:val="C28D90D7"/>
    <w:multiLevelType w:val="singleLevel"/>
    <w:tmpl w:val="C28D90D7"/>
    <w:lvl w:ilvl="0" w:tentative="0">
      <w:start w:val="1"/>
      <w:numFmt w:val="decimal"/>
      <w:lvlText w:val="%1)"/>
      <w:lvlJc w:val="left"/>
      <w:pPr>
        <w:tabs>
          <w:tab w:val="left" w:pos="420"/>
        </w:tabs>
        <w:ind w:left="845" w:hanging="425"/>
      </w:pPr>
      <w:rPr>
        <w:rFonts w:hint="default"/>
      </w:rPr>
    </w:lvl>
  </w:abstractNum>
  <w:abstractNum w:abstractNumId="8">
    <w:nsid w:val="C2FE2E3E"/>
    <w:multiLevelType w:val="singleLevel"/>
    <w:tmpl w:val="C2FE2E3E"/>
    <w:lvl w:ilvl="0" w:tentative="0">
      <w:start w:val="1"/>
      <w:numFmt w:val="decimal"/>
      <w:lvlText w:val="%1)"/>
      <w:lvlJc w:val="left"/>
      <w:pPr>
        <w:tabs>
          <w:tab w:val="left" w:pos="420"/>
        </w:tabs>
        <w:ind w:left="845" w:hanging="425"/>
      </w:pPr>
      <w:rPr>
        <w:rFonts w:hint="default"/>
      </w:rPr>
    </w:lvl>
  </w:abstractNum>
  <w:abstractNum w:abstractNumId="9">
    <w:nsid w:val="CCB42EBD"/>
    <w:multiLevelType w:val="singleLevel"/>
    <w:tmpl w:val="CCB42EBD"/>
    <w:lvl w:ilvl="0" w:tentative="0">
      <w:start w:val="1"/>
      <w:numFmt w:val="decimal"/>
      <w:lvlText w:val="%1)"/>
      <w:lvlJc w:val="left"/>
      <w:pPr>
        <w:tabs>
          <w:tab w:val="left" w:pos="420"/>
        </w:tabs>
        <w:ind w:left="845" w:hanging="425"/>
      </w:pPr>
      <w:rPr>
        <w:rFonts w:hint="default"/>
      </w:rPr>
    </w:lvl>
  </w:abstractNum>
  <w:abstractNum w:abstractNumId="10">
    <w:nsid w:val="D27D5C52"/>
    <w:multiLevelType w:val="singleLevel"/>
    <w:tmpl w:val="D27D5C52"/>
    <w:lvl w:ilvl="0" w:tentative="0">
      <w:start w:val="1"/>
      <w:numFmt w:val="decimal"/>
      <w:lvlText w:val="%1)"/>
      <w:lvlJc w:val="left"/>
      <w:pPr>
        <w:tabs>
          <w:tab w:val="left" w:pos="840"/>
        </w:tabs>
        <w:ind w:left="1265" w:hanging="425"/>
      </w:pPr>
      <w:rPr>
        <w:rFonts w:hint="default"/>
      </w:rPr>
    </w:lvl>
  </w:abstractNum>
  <w:abstractNum w:abstractNumId="11">
    <w:nsid w:val="E8FDE625"/>
    <w:multiLevelType w:val="singleLevel"/>
    <w:tmpl w:val="E8FDE625"/>
    <w:lvl w:ilvl="0" w:tentative="0">
      <w:start w:val="1"/>
      <w:numFmt w:val="decimal"/>
      <w:lvlText w:val="%1)"/>
      <w:lvlJc w:val="left"/>
      <w:pPr>
        <w:tabs>
          <w:tab w:val="left" w:pos="420"/>
        </w:tabs>
        <w:ind w:left="845" w:hanging="425"/>
      </w:pPr>
      <w:rPr>
        <w:rFonts w:hint="default"/>
      </w:rPr>
    </w:lvl>
  </w:abstractNum>
  <w:abstractNum w:abstractNumId="12">
    <w:nsid w:val="10482951"/>
    <w:multiLevelType w:val="singleLevel"/>
    <w:tmpl w:val="10482951"/>
    <w:lvl w:ilvl="0" w:tentative="0">
      <w:start w:val="1"/>
      <w:numFmt w:val="decimal"/>
      <w:lvlText w:val="%1)"/>
      <w:lvlJc w:val="left"/>
      <w:pPr>
        <w:tabs>
          <w:tab w:val="left" w:pos="420"/>
        </w:tabs>
        <w:ind w:left="845" w:hanging="425"/>
      </w:pPr>
      <w:rPr>
        <w:rFonts w:hint="default"/>
      </w:rPr>
    </w:lvl>
  </w:abstractNum>
  <w:abstractNum w:abstractNumId="13">
    <w:nsid w:val="146762B7"/>
    <w:multiLevelType w:val="multilevel"/>
    <w:tmpl w:val="146762B7"/>
    <w:lvl w:ilvl="0" w:tentative="0">
      <w:start w:val="1"/>
      <w:numFmt w:val="decimal"/>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C771375"/>
    <w:multiLevelType w:val="singleLevel"/>
    <w:tmpl w:val="1C771375"/>
    <w:lvl w:ilvl="0" w:tentative="0">
      <w:start w:val="1"/>
      <w:numFmt w:val="decimal"/>
      <w:suff w:val="nothing"/>
      <w:lvlText w:val="%1）"/>
      <w:lvlJc w:val="left"/>
    </w:lvl>
  </w:abstractNum>
  <w:abstractNum w:abstractNumId="15">
    <w:nsid w:val="1DDF4A42"/>
    <w:multiLevelType w:val="singleLevel"/>
    <w:tmpl w:val="1DDF4A42"/>
    <w:lvl w:ilvl="0" w:tentative="0">
      <w:start w:val="1"/>
      <w:numFmt w:val="decimal"/>
      <w:lvlText w:val="%1)"/>
      <w:lvlJc w:val="left"/>
      <w:pPr>
        <w:tabs>
          <w:tab w:val="left" w:pos="420"/>
        </w:tabs>
        <w:ind w:left="845" w:hanging="425"/>
      </w:pPr>
      <w:rPr>
        <w:rFonts w:hint="default"/>
      </w:rPr>
    </w:lvl>
  </w:abstractNum>
  <w:abstractNum w:abstractNumId="16">
    <w:nsid w:val="316CD258"/>
    <w:multiLevelType w:val="singleLevel"/>
    <w:tmpl w:val="316CD258"/>
    <w:lvl w:ilvl="0" w:tentative="0">
      <w:start w:val="1"/>
      <w:numFmt w:val="decimal"/>
      <w:lvlText w:val="%1)"/>
      <w:lvlJc w:val="left"/>
      <w:pPr>
        <w:tabs>
          <w:tab w:val="left" w:pos="420"/>
        </w:tabs>
        <w:ind w:left="845" w:hanging="425"/>
      </w:pPr>
      <w:rPr>
        <w:rFonts w:hint="default"/>
      </w:rPr>
    </w:lvl>
  </w:abstractNum>
  <w:abstractNum w:abstractNumId="17">
    <w:nsid w:val="340E408C"/>
    <w:multiLevelType w:val="singleLevel"/>
    <w:tmpl w:val="340E408C"/>
    <w:lvl w:ilvl="0" w:tentative="0">
      <w:start w:val="2"/>
      <w:numFmt w:val="decimal"/>
      <w:suff w:val="nothing"/>
      <w:lvlText w:val="%1）"/>
      <w:lvlJc w:val="left"/>
    </w:lvl>
  </w:abstractNum>
  <w:abstractNum w:abstractNumId="18">
    <w:nsid w:val="4D550C14"/>
    <w:multiLevelType w:val="singleLevel"/>
    <w:tmpl w:val="4D550C14"/>
    <w:lvl w:ilvl="0" w:tentative="0">
      <w:start w:val="1"/>
      <w:numFmt w:val="decimal"/>
      <w:lvlText w:val="%1)"/>
      <w:lvlJc w:val="left"/>
      <w:pPr>
        <w:tabs>
          <w:tab w:val="left" w:pos="420"/>
        </w:tabs>
        <w:ind w:left="845" w:hanging="425"/>
      </w:pPr>
      <w:rPr>
        <w:rFonts w:hint="default"/>
      </w:rPr>
    </w:lvl>
  </w:abstractNum>
  <w:abstractNum w:abstractNumId="19">
    <w:nsid w:val="572A8DF8"/>
    <w:multiLevelType w:val="singleLevel"/>
    <w:tmpl w:val="572A8DF8"/>
    <w:lvl w:ilvl="0" w:tentative="0">
      <w:start w:val="1"/>
      <w:numFmt w:val="decimal"/>
      <w:lvlText w:val="%1)"/>
      <w:lvlJc w:val="left"/>
      <w:pPr>
        <w:ind w:left="425" w:hanging="425"/>
      </w:pPr>
      <w:rPr>
        <w:rFonts w:hint="default"/>
      </w:rPr>
    </w:lvl>
  </w:abstractNum>
  <w:abstractNum w:abstractNumId="20">
    <w:nsid w:val="59983649"/>
    <w:multiLevelType w:val="singleLevel"/>
    <w:tmpl w:val="59983649"/>
    <w:lvl w:ilvl="0" w:tentative="0">
      <w:start w:val="1"/>
      <w:numFmt w:val="decimal"/>
      <w:lvlText w:val="%1)"/>
      <w:lvlJc w:val="left"/>
      <w:pPr>
        <w:tabs>
          <w:tab w:val="left" w:pos="420"/>
        </w:tabs>
        <w:ind w:left="845" w:hanging="425"/>
      </w:pPr>
      <w:rPr>
        <w:rFonts w:hint="default"/>
      </w:rPr>
    </w:lvl>
  </w:abstractNum>
  <w:abstractNum w:abstractNumId="21">
    <w:nsid w:val="6D715B2C"/>
    <w:multiLevelType w:val="singleLevel"/>
    <w:tmpl w:val="6D715B2C"/>
    <w:lvl w:ilvl="0" w:tentative="0">
      <w:start w:val="1"/>
      <w:numFmt w:val="decimal"/>
      <w:lvlText w:val="%1)"/>
      <w:lvlJc w:val="left"/>
      <w:pPr>
        <w:ind w:left="425" w:hanging="425"/>
      </w:pPr>
      <w:rPr>
        <w:rFonts w:hint="default"/>
      </w:rPr>
    </w:lvl>
  </w:abstractNum>
  <w:abstractNum w:abstractNumId="22">
    <w:nsid w:val="7979AA21"/>
    <w:multiLevelType w:val="singleLevel"/>
    <w:tmpl w:val="7979AA21"/>
    <w:lvl w:ilvl="0" w:tentative="0">
      <w:start w:val="1"/>
      <w:numFmt w:val="decimal"/>
      <w:lvlText w:val="%1)"/>
      <w:lvlJc w:val="left"/>
      <w:pPr>
        <w:tabs>
          <w:tab w:val="left" w:pos="420"/>
        </w:tabs>
        <w:ind w:left="845" w:hanging="425"/>
      </w:pPr>
      <w:rPr>
        <w:rFonts w:hint="default"/>
      </w:rPr>
    </w:lvl>
  </w:abstractNum>
  <w:abstractNum w:abstractNumId="23">
    <w:nsid w:val="7BEA0645"/>
    <w:multiLevelType w:val="singleLevel"/>
    <w:tmpl w:val="7BEA0645"/>
    <w:lvl w:ilvl="0" w:tentative="0">
      <w:start w:val="1"/>
      <w:numFmt w:val="decimal"/>
      <w:lvlText w:val="%1)"/>
      <w:lvlJc w:val="left"/>
      <w:pPr>
        <w:tabs>
          <w:tab w:val="left" w:pos="420"/>
        </w:tabs>
        <w:ind w:left="845" w:hanging="425"/>
      </w:pPr>
      <w:rPr>
        <w:rFonts w:hint="default"/>
      </w:rPr>
    </w:lvl>
  </w:abstractNum>
  <w:num w:numId="1">
    <w:abstractNumId w:val="13"/>
  </w:num>
  <w:num w:numId="2">
    <w:abstractNumId w:val="0"/>
  </w:num>
  <w:num w:numId="3">
    <w:abstractNumId w:val="22"/>
  </w:num>
  <w:num w:numId="4">
    <w:abstractNumId w:val="19"/>
  </w:num>
  <w:num w:numId="5">
    <w:abstractNumId w:val="5"/>
  </w:num>
  <w:num w:numId="6">
    <w:abstractNumId w:val="21"/>
  </w:num>
  <w:num w:numId="7">
    <w:abstractNumId w:val="8"/>
  </w:num>
  <w:num w:numId="8">
    <w:abstractNumId w:val="9"/>
  </w:num>
  <w:num w:numId="9">
    <w:abstractNumId w:val="3"/>
  </w:num>
  <w:num w:numId="10">
    <w:abstractNumId w:val="12"/>
  </w:num>
  <w:num w:numId="11">
    <w:abstractNumId w:val="2"/>
  </w:num>
  <w:num w:numId="12">
    <w:abstractNumId w:val="7"/>
  </w:num>
  <w:num w:numId="13">
    <w:abstractNumId w:val="18"/>
  </w:num>
  <w:num w:numId="14">
    <w:abstractNumId w:val="16"/>
  </w:num>
  <w:num w:numId="15">
    <w:abstractNumId w:val="11"/>
  </w:num>
  <w:num w:numId="16">
    <w:abstractNumId w:val="23"/>
  </w:num>
  <w:num w:numId="17">
    <w:abstractNumId w:val="6"/>
  </w:num>
  <w:num w:numId="18">
    <w:abstractNumId w:val="15"/>
  </w:num>
  <w:num w:numId="19">
    <w:abstractNumId w:val="4"/>
  </w:num>
  <w:num w:numId="20">
    <w:abstractNumId w:val="20"/>
  </w:num>
  <w:num w:numId="21">
    <w:abstractNumId w:val="1"/>
  </w:num>
  <w:num w:numId="22">
    <w:abstractNumId w:val="10"/>
  </w:num>
  <w:num w:numId="23">
    <w:abstractNumId w:val="14"/>
  </w:num>
  <w:num w:numId="24">
    <w:abstractNumId w:val="1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罗涛">
    <w15:presenceInfo w15:providerId="WPS Office" w15:userId="2362944279"/>
  </w15:person>
  <w15:person w15:author="蓝色星期三">
    <w15:presenceInfo w15:providerId="WPS Office" w15:userId="14878596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5N2ExYWE4YjIxOWI0MTM2NWUwODY5ODc0NDc4MzYifQ=="/>
  </w:docVars>
  <w:rsids>
    <w:rsidRoot w:val="00EA4C8E"/>
    <w:rsid w:val="000016BE"/>
    <w:rsid w:val="00001EF0"/>
    <w:rsid w:val="00007558"/>
    <w:rsid w:val="00013C0D"/>
    <w:rsid w:val="00023360"/>
    <w:rsid w:val="00025E8C"/>
    <w:rsid w:val="000265F5"/>
    <w:rsid w:val="0002704D"/>
    <w:rsid w:val="00030934"/>
    <w:rsid w:val="00034958"/>
    <w:rsid w:val="00037851"/>
    <w:rsid w:val="0004039B"/>
    <w:rsid w:val="00043144"/>
    <w:rsid w:val="00043DD8"/>
    <w:rsid w:val="00047FA4"/>
    <w:rsid w:val="00052FBB"/>
    <w:rsid w:val="00053D26"/>
    <w:rsid w:val="00065847"/>
    <w:rsid w:val="000719C9"/>
    <w:rsid w:val="00075F2E"/>
    <w:rsid w:val="0008284D"/>
    <w:rsid w:val="000864ED"/>
    <w:rsid w:val="00094386"/>
    <w:rsid w:val="000953DB"/>
    <w:rsid w:val="000A38A6"/>
    <w:rsid w:val="000A5390"/>
    <w:rsid w:val="000A6F3E"/>
    <w:rsid w:val="000B1633"/>
    <w:rsid w:val="000B5420"/>
    <w:rsid w:val="000B7B40"/>
    <w:rsid w:val="000B7C6C"/>
    <w:rsid w:val="000E0015"/>
    <w:rsid w:val="000F0913"/>
    <w:rsid w:val="001057BC"/>
    <w:rsid w:val="00106535"/>
    <w:rsid w:val="0011507E"/>
    <w:rsid w:val="001151B1"/>
    <w:rsid w:val="00116AF3"/>
    <w:rsid w:val="00133ACB"/>
    <w:rsid w:val="001362E0"/>
    <w:rsid w:val="0014412E"/>
    <w:rsid w:val="0015380A"/>
    <w:rsid w:val="0015713F"/>
    <w:rsid w:val="0016224B"/>
    <w:rsid w:val="0016757E"/>
    <w:rsid w:val="00171D2E"/>
    <w:rsid w:val="00172A43"/>
    <w:rsid w:val="00172A59"/>
    <w:rsid w:val="001769E4"/>
    <w:rsid w:val="00180AF1"/>
    <w:rsid w:val="0018702E"/>
    <w:rsid w:val="001905CA"/>
    <w:rsid w:val="00194AED"/>
    <w:rsid w:val="001A0824"/>
    <w:rsid w:val="001B4007"/>
    <w:rsid w:val="001B4E18"/>
    <w:rsid w:val="001C1001"/>
    <w:rsid w:val="001C1A8E"/>
    <w:rsid w:val="001C2B5F"/>
    <w:rsid w:val="001C3A14"/>
    <w:rsid w:val="001D3585"/>
    <w:rsid w:val="001D677C"/>
    <w:rsid w:val="001E4C6A"/>
    <w:rsid w:val="001E7C2A"/>
    <w:rsid w:val="001E7E93"/>
    <w:rsid w:val="00203915"/>
    <w:rsid w:val="002041B8"/>
    <w:rsid w:val="002079F0"/>
    <w:rsid w:val="002137B7"/>
    <w:rsid w:val="002168FC"/>
    <w:rsid w:val="0022516B"/>
    <w:rsid w:val="00225EF3"/>
    <w:rsid w:val="00227385"/>
    <w:rsid w:val="00233F33"/>
    <w:rsid w:val="00250E13"/>
    <w:rsid w:val="00254D9F"/>
    <w:rsid w:val="00260F7D"/>
    <w:rsid w:val="00264287"/>
    <w:rsid w:val="00265E63"/>
    <w:rsid w:val="00267637"/>
    <w:rsid w:val="0026791C"/>
    <w:rsid w:val="00270EC1"/>
    <w:rsid w:val="00281FE1"/>
    <w:rsid w:val="002855B0"/>
    <w:rsid w:val="002859B1"/>
    <w:rsid w:val="002A442C"/>
    <w:rsid w:val="002A4933"/>
    <w:rsid w:val="002B0412"/>
    <w:rsid w:val="002D5AC3"/>
    <w:rsid w:val="002E4D53"/>
    <w:rsid w:val="002E503D"/>
    <w:rsid w:val="002E6B39"/>
    <w:rsid w:val="002F115B"/>
    <w:rsid w:val="002F2E11"/>
    <w:rsid w:val="00304766"/>
    <w:rsid w:val="003150F1"/>
    <w:rsid w:val="003152E1"/>
    <w:rsid w:val="00317618"/>
    <w:rsid w:val="00322EC0"/>
    <w:rsid w:val="00323CCD"/>
    <w:rsid w:val="003315D9"/>
    <w:rsid w:val="00332A2D"/>
    <w:rsid w:val="003408C1"/>
    <w:rsid w:val="00342D86"/>
    <w:rsid w:val="003443EC"/>
    <w:rsid w:val="003459E8"/>
    <w:rsid w:val="00347B56"/>
    <w:rsid w:val="003548EF"/>
    <w:rsid w:val="00354ED5"/>
    <w:rsid w:val="00357E46"/>
    <w:rsid w:val="00364910"/>
    <w:rsid w:val="00370BE3"/>
    <w:rsid w:val="00372F6B"/>
    <w:rsid w:val="00375203"/>
    <w:rsid w:val="003800B2"/>
    <w:rsid w:val="00386CB3"/>
    <w:rsid w:val="0039706D"/>
    <w:rsid w:val="003A4B2E"/>
    <w:rsid w:val="003A527E"/>
    <w:rsid w:val="003B125B"/>
    <w:rsid w:val="003B53CC"/>
    <w:rsid w:val="003B7857"/>
    <w:rsid w:val="003C659A"/>
    <w:rsid w:val="003C664C"/>
    <w:rsid w:val="003C7574"/>
    <w:rsid w:val="003D71DF"/>
    <w:rsid w:val="003E7C9B"/>
    <w:rsid w:val="003F1FFE"/>
    <w:rsid w:val="003F7D9E"/>
    <w:rsid w:val="00402D71"/>
    <w:rsid w:val="00402EB2"/>
    <w:rsid w:val="00403E2E"/>
    <w:rsid w:val="00404EDD"/>
    <w:rsid w:val="00410FBB"/>
    <w:rsid w:val="00416AC8"/>
    <w:rsid w:val="004226D6"/>
    <w:rsid w:val="0042612E"/>
    <w:rsid w:val="004273AB"/>
    <w:rsid w:val="00443FFD"/>
    <w:rsid w:val="00450A5A"/>
    <w:rsid w:val="004539D8"/>
    <w:rsid w:val="00454121"/>
    <w:rsid w:val="00466A8E"/>
    <w:rsid w:val="00472531"/>
    <w:rsid w:val="00473326"/>
    <w:rsid w:val="00476C80"/>
    <w:rsid w:val="00481283"/>
    <w:rsid w:val="004814B7"/>
    <w:rsid w:val="00490951"/>
    <w:rsid w:val="004941F3"/>
    <w:rsid w:val="004A0DC0"/>
    <w:rsid w:val="004B0D73"/>
    <w:rsid w:val="004B1F7A"/>
    <w:rsid w:val="004C376E"/>
    <w:rsid w:val="004C5FE7"/>
    <w:rsid w:val="004C7033"/>
    <w:rsid w:val="004D15CE"/>
    <w:rsid w:val="004D5525"/>
    <w:rsid w:val="004D5FF2"/>
    <w:rsid w:val="004E00CC"/>
    <w:rsid w:val="004E3D30"/>
    <w:rsid w:val="004E507E"/>
    <w:rsid w:val="004E5BBC"/>
    <w:rsid w:val="004F643A"/>
    <w:rsid w:val="0050632E"/>
    <w:rsid w:val="00506580"/>
    <w:rsid w:val="00507047"/>
    <w:rsid w:val="00510060"/>
    <w:rsid w:val="00511715"/>
    <w:rsid w:val="00520824"/>
    <w:rsid w:val="005209D4"/>
    <w:rsid w:val="00522E54"/>
    <w:rsid w:val="00531427"/>
    <w:rsid w:val="0053451E"/>
    <w:rsid w:val="00536C1C"/>
    <w:rsid w:val="0054767B"/>
    <w:rsid w:val="0055028E"/>
    <w:rsid w:val="005564EF"/>
    <w:rsid w:val="00560AD1"/>
    <w:rsid w:val="00566D14"/>
    <w:rsid w:val="00571D24"/>
    <w:rsid w:val="00572268"/>
    <w:rsid w:val="0057291C"/>
    <w:rsid w:val="00582A44"/>
    <w:rsid w:val="00586E3B"/>
    <w:rsid w:val="005876DF"/>
    <w:rsid w:val="005A0E56"/>
    <w:rsid w:val="005A17AC"/>
    <w:rsid w:val="005A2D88"/>
    <w:rsid w:val="005A5052"/>
    <w:rsid w:val="005C3224"/>
    <w:rsid w:val="005C5F46"/>
    <w:rsid w:val="005D74EE"/>
    <w:rsid w:val="005E222C"/>
    <w:rsid w:val="005E3587"/>
    <w:rsid w:val="005E3733"/>
    <w:rsid w:val="005E544F"/>
    <w:rsid w:val="005F05C2"/>
    <w:rsid w:val="00604B0D"/>
    <w:rsid w:val="00610522"/>
    <w:rsid w:val="0061564A"/>
    <w:rsid w:val="00622AF2"/>
    <w:rsid w:val="0062307D"/>
    <w:rsid w:val="00625FD5"/>
    <w:rsid w:val="00626114"/>
    <w:rsid w:val="0063223B"/>
    <w:rsid w:val="00633E38"/>
    <w:rsid w:val="00634FE9"/>
    <w:rsid w:val="00637B5E"/>
    <w:rsid w:val="00644594"/>
    <w:rsid w:val="006471AD"/>
    <w:rsid w:val="00662ED7"/>
    <w:rsid w:val="0066369E"/>
    <w:rsid w:val="006715D3"/>
    <w:rsid w:val="0068461C"/>
    <w:rsid w:val="00687610"/>
    <w:rsid w:val="00693090"/>
    <w:rsid w:val="00696B40"/>
    <w:rsid w:val="006A05EE"/>
    <w:rsid w:val="006A46BB"/>
    <w:rsid w:val="006A4F24"/>
    <w:rsid w:val="006A6B4A"/>
    <w:rsid w:val="006A71F6"/>
    <w:rsid w:val="006B13C8"/>
    <w:rsid w:val="006C1356"/>
    <w:rsid w:val="006D092F"/>
    <w:rsid w:val="006E376E"/>
    <w:rsid w:val="006E4380"/>
    <w:rsid w:val="00701C7C"/>
    <w:rsid w:val="007036E5"/>
    <w:rsid w:val="00711105"/>
    <w:rsid w:val="00722266"/>
    <w:rsid w:val="0072327F"/>
    <w:rsid w:val="00730A91"/>
    <w:rsid w:val="0073272E"/>
    <w:rsid w:val="00735CEC"/>
    <w:rsid w:val="00744A2A"/>
    <w:rsid w:val="007563DC"/>
    <w:rsid w:val="007644D6"/>
    <w:rsid w:val="007676E4"/>
    <w:rsid w:val="0078279F"/>
    <w:rsid w:val="0078522E"/>
    <w:rsid w:val="00785E34"/>
    <w:rsid w:val="007924A8"/>
    <w:rsid w:val="007A0A25"/>
    <w:rsid w:val="007A3658"/>
    <w:rsid w:val="007A6043"/>
    <w:rsid w:val="007B0D0F"/>
    <w:rsid w:val="007B2292"/>
    <w:rsid w:val="007B42DE"/>
    <w:rsid w:val="007B7D7F"/>
    <w:rsid w:val="007C1035"/>
    <w:rsid w:val="007C1505"/>
    <w:rsid w:val="007E0CF3"/>
    <w:rsid w:val="007F03EE"/>
    <w:rsid w:val="007F0E79"/>
    <w:rsid w:val="007F11FD"/>
    <w:rsid w:val="007F22A7"/>
    <w:rsid w:val="007F269D"/>
    <w:rsid w:val="0080272F"/>
    <w:rsid w:val="00822F2A"/>
    <w:rsid w:val="00823A1C"/>
    <w:rsid w:val="0083633A"/>
    <w:rsid w:val="008407F7"/>
    <w:rsid w:val="008439E8"/>
    <w:rsid w:val="00844BB2"/>
    <w:rsid w:val="00845DFD"/>
    <w:rsid w:val="00847646"/>
    <w:rsid w:val="00854E4E"/>
    <w:rsid w:val="008555C8"/>
    <w:rsid w:val="00865959"/>
    <w:rsid w:val="00866AC9"/>
    <w:rsid w:val="00870744"/>
    <w:rsid w:val="008747B2"/>
    <w:rsid w:val="00884102"/>
    <w:rsid w:val="00885EFC"/>
    <w:rsid w:val="008936C4"/>
    <w:rsid w:val="0089374E"/>
    <w:rsid w:val="008950DE"/>
    <w:rsid w:val="008A55E0"/>
    <w:rsid w:val="008B7517"/>
    <w:rsid w:val="008C14C8"/>
    <w:rsid w:val="008C4FA1"/>
    <w:rsid w:val="008C5478"/>
    <w:rsid w:val="008D75FB"/>
    <w:rsid w:val="008E66C6"/>
    <w:rsid w:val="008E6DE8"/>
    <w:rsid w:val="008E7AD5"/>
    <w:rsid w:val="008E7CDA"/>
    <w:rsid w:val="008F057A"/>
    <w:rsid w:val="0090096C"/>
    <w:rsid w:val="00901857"/>
    <w:rsid w:val="00903F5C"/>
    <w:rsid w:val="00903F63"/>
    <w:rsid w:val="009057A7"/>
    <w:rsid w:val="0091340E"/>
    <w:rsid w:val="009141F6"/>
    <w:rsid w:val="0091611E"/>
    <w:rsid w:val="00916C64"/>
    <w:rsid w:val="00921703"/>
    <w:rsid w:val="009315CF"/>
    <w:rsid w:val="0093372B"/>
    <w:rsid w:val="0094075E"/>
    <w:rsid w:val="0094500E"/>
    <w:rsid w:val="00951F73"/>
    <w:rsid w:val="00952936"/>
    <w:rsid w:val="00952B79"/>
    <w:rsid w:val="00955D08"/>
    <w:rsid w:val="00960249"/>
    <w:rsid w:val="009678EE"/>
    <w:rsid w:val="009727F4"/>
    <w:rsid w:val="00972EE6"/>
    <w:rsid w:val="00980AAF"/>
    <w:rsid w:val="009822A6"/>
    <w:rsid w:val="00983696"/>
    <w:rsid w:val="00984933"/>
    <w:rsid w:val="009914FD"/>
    <w:rsid w:val="00995F68"/>
    <w:rsid w:val="009A2367"/>
    <w:rsid w:val="009A41A6"/>
    <w:rsid w:val="009A564C"/>
    <w:rsid w:val="009A5AE1"/>
    <w:rsid w:val="009B144F"/>
    <w:rsid w:val="009B7EAB"/>
    <w:rsid w:val="009C1DD9"/>
    <w:rsid w:val="009C2507"/>
    <w:rsid w:val="009D1829"/>
    <w:rsid w:val="009D1E5B"/>
    <w:rsid w:val="009D6C47"/>
    <w:rsid w:val="009E3827"/>
    <w:rsid w:val="009E5B32"/>
    <w:rsid w:val="009F2881"/>
    <w:rsid w:val="009F2ED2"/>
    <w:rsid w:val="009F4016"/>
    <w:rsid w:val="009F506E"/>
    <w:rsid w:val="00A030C0"/>
    <w:rsid w:val="00A04B10"/>
    <w:rsid w:val="00A05C44"/>
    <w:rsid w:val="00A11A25"/>
    <w:rsid w:val="00A21A3C"/>
    <w:rsid w:val="00A25338"/>
    <w:rsid w:val="00A305BB"/>
    <w:rsid w:val="00A40897"/>
    <w:rsid w:val="00A4178F"/>
    <w:rsid w:val="00A473D5"/>
    <w:rsid w:val="00A513AA"/>
    <w:rsid w:val="00A55B3F"/>
    <w:rsid w:val="00A62C11"/>
    <w:rsid w:val="00A65FA9"/>
    <w:rsid w:val="00A7718E"/>
    <w:rsid w:val="00A8139A"/>
    <w:rsid w:val="00A82B9E"/>
    <w:rsid w:val="00A85F44"/>
    <w:rsid w:val="00A93860"/>
    <w:rsid w:val="00A96F48"/>
    <w:rsid w:val="00AA29FE"/>
    <w:rsid w:val="00AA3683"/>
    <w:rsid w:val="00AC657E"/>
    <w:rsid w:val="00AD5BA8"/>
    <w:rsid w:val="00AD7023"/>
    <w:rsid w:val="00AE0C95"/>
    <w:rsid w:val="00AE1CA9"/>
    <w:rsid w:val="00AF0EC2"/>
    <w:rsid w:val="00AF4EC8"/>
    <w:rsid w:val="00B06877"/>
    <w:rsid w:val="00B10279"/>
    <w:rsid w:val="00B23125"/>
    <w:rsid w:val="00B249AE"/>
    <w:rsid w:val="00B2737A"/>
    <w:rsid w:val="00B56809"/>
    <w:rsid w:val="00B62B3C"/>
    <w:rsid w:val="00B70A7B"/>
    <w:rsid w:val="00B71F8A"/>
    <w:rsid w:val="00B75CBD"/>
    <w:rsid w:val="00B77BE9"/>
    <w:rsid w:val="00B802AB"/>
    <w:rsid w:val="00B808DF"/>
    <w:rsid w:val="00B809C1"/>
    <w:rsid w:val="00B815F5"/>
    <w:rsid w:val="00B94228"/>
    <w:rsid w:val="00B94B4F"/>
    <w:rsid w:val="00BA2699"/>
    <w:rsid w:val="00BA4311"/>
    <w:rsid w:val="00BA7EAF"/>
    <w:rsid w:val="00BB398D"/>
    <w:rsid w:val="00BB5260"/>
    <w:rsid w:val="00BB7309"/>
    <w:rsid w:val="00BC06E5"/>
    <w:rsid w:val="00BC2535"/>
    <w:rsid w:val="00BD6887"/>
    <w:rsid w:val="00BF276D"/>
    <w:rsid w:val="00BF4E83"/>
    <w:rsid w:val="00C011B0"/>
    <w:rsid w:val="00C015A0"/>
    <w:rsid w:val="00C07674"/>
    <w:rsid w:val="00C12DF3"/>
    <w:rsid w:val="00C15721"/>
    <w:rsid w:val="00C20311"/>
    <w:rsid w:val="00C20EE2"/>
    <w:rsid w:val="00C334CF"/>
    <w:rsid w:val="00C37006"/>
    <w:rsid w:val="00C37B0D"/>
    <w:rsid w:val="00C41134"/>
    <w:rsid w:val="00C4459F"/>
    <w:rsid w:val="00C501A6"/>
    <w:rsid w:val="00C52E39"/>
    <w:rsid w:val="00C60B0F"/>
    <w:rsid w:val="00C630C1"/>
    <w:rsid w:val="00C65BA8"/>
    <w:rsid w:val="00C90AE7"/>
    <w:rsid w:val="00C9260F"/>
    <w:rsid w:val="00C927FF"/>
    <w:rsid w:val="00C948E7"/>
    <w:rsid w:val="00C96ECE"/>
    <w:rsid w:val="00CA59FD"/>
    <w:rsid w:val="00CC20F2"/>
    <w:rsid w:val="00CD322D"/>
    <w:rsid w:val="00CD6386"/>
    <w:rsid w:val="00CD72A8"/>
    <w:rsid w:val="00CE0759"/>
    <w:rsid w:val="00CE407E"/>
    <w:rsid w:val="00CF7BF5"/>
    <w:rsid w:val="00D03C43"/>
    <w:rsid w:val="00D04E22"/>
    <w:rsid w:val="00D05B45"/>
    <w:rsid w:val="00D07ED6"/>
    <w:rsid w:val="00D11975"/>
    <w:rsid w:val="00D12411"/>
    <w:rsid w:val="00D1418C"/>
    <w:rsid w:val="00D21BC4"/>
    <w:rsid w:val="00D30E82"/>
    <w:rsid w:val="00D32911"/>
    <w:rsid w:val="00D346FD"/>
    <w:rsid w:val="00D36F0C"/>
    <w:rsid w:val="00D403B1"/>
    <w:rsid w:val="00D50026"/>
    <w:rsid w:val="00D505EE"/>
    <w:rsid w:val="00D506D1"/>
    <w:rsid w:val="00D5163B"/>
    <w:rsid w:val="00D5378E"/>
    <w:rsid w:val="00D53A2D"/>
    <w:rsid w:val="00D65C54"/>
    <w:rsid w:val="00D65E6A"/>
    <w:rsid w:val="00D702D6"/>
    <w:rsid w:val="00D7714E"/>
    <w:rsid w:val="00D86B14"/>
    <w:rsid w:val="00DA2032"/>
    <w:rsid w:val="00DA746F"/>
    <w:rsid w:val="00DB184C"/>
    <w:rsid w:val="00DB2B3F"/>
    <w:rsid w:val="00DB549E"/>
    <w:rsid w:val="00DB765C"/>
    <w:rsid w:val="00DD21EE"/>
    <w:rsid w:val="00DD3890"/>
    <w:rsid w:val="00DD677A"/>
    <w:rsid w:val="00DD7995"/>
    <w:rsid w:val="00DE329C"/>
    <w:rsid w:val="00DE6560"/>
    <w:rsid w:val="00DE7F92"/>
    <w:rsid w:val="00DF03D9"/>
    <w:rsid w:val="00DF07E7"/>
    <w:rsid w:val="00DF1E87"/>
    <w:rsid w:val="00DF3880"/>
    <w:rsid w:val="00DF3B5F"/>
    <w:rsid w:val="00DF4193"/>
    <w:rsid w:val="00E00AB6"/>
    <w:rsid w:val="00E03189"/>
    <w:rsid w:val="00E0640E"/>
    <w:rsid w:val="00E17069"/>
    <w:rsid w:val="00E17E4E"/>
    <w:rsid w:val="00E20FE6"/>
    <w:rsid w:val="00E3049A"/>
    <w:rsid w:val="00E30DE7"/>
    <w:rsid w:val="00E33444"/>
    <w:rsid w:val="00E435D6"/>
    <w:rsid w:val="00E43D23"/>
    <w:rsid w:val="00E47872"/>
    <w:rsid w:val="00E506BD"/>
    <w:rsid w:val="00E606C0"/>
    <w:rsid w:val="00E64AF7"/>
    <w:rsid w:val="00E67ED3"/>
    <w:rsid w:val="00E718B8"/>
    <w:rsid w:val="00E8043D"/>
    <w:rsid w:val="00E80D8A"/>
    <w:rsid w:val="00E83244"/>
    <w:rsid w:val="00E9070B"/>
    <w:rsid w:val="00E958D1"/>
    <w:rsid w:val="00E96DF7"/>
    <w:rsid w:val="00EA0410"/>
    <w:rsid w:val="00EA4C8E"/>
    <w:rsid w:val="00EA57BF"/>
    <w:rsid w:val="00EB11DA"/>
    <w:rsid w:val="00EB26B4"/>
    <w:rsid w:val="00EC64FC"/>
    <w:rsid w:val="00ED3808"/>
    <w:rsid w:val="00ED4916"/>
    <w:rsid w:val="00ED7433"/>
    <w:rsid w:val="00ED755C"/>
    <w:rsid w:val="00EE34E1"/>
    <w:rsid w:val="00EE44C5"/>
    <w:rsid w:val="00EF1E61"/>
    <w:rsid w:val="00EF586C"/>
    <w:rsid w:val="00F009BB"/>
    <w:rsid w:val="00F068C5"/>
    <w:rsid w:val="00F10B60"/>
    <w:rsid w:val="00F11DD3"/>
    <w:rsid w:val="00F1614C"/>
    <w:rsid w:val="00F229C5"/>
    <w:rsid w:val="00F30CC7"/>
    <w:rsid w:val="00F31FF3"/>
    <w:rsid w:val="00F373B8"/>
    <w:rsid w:val="00F44F67"/>
    <w:rsid w:val="00F450B1"/>
    <w:rsid w:val="00F47040"/>
    <w:rsid w:val="00F50CDF"/>
    <w:rsid w:val="00F512A5"/>
    <w:rsid w:val="00F60831"/>
    <w:rsid w:val="00F60EB1"/>
    <w:rsid w:val="00F61A5F"/>
    <w:rsid w:val="00F7159C"/>
    <w:rsid w:val="00F74915"/>
    <w:rsid w:val="00F752C9"/>
    <w:rsid w:val="00F96907"/>
    <w:rsid w:val="00FA0075"/>
    <w:rsid w:val="00FA7FF4"/>
    <w:rsid w:val="00FB7347"/>
    <w:rsid w:val="00FC206D"/>
    <w:rsid w:val="00FC71DD"/>
    <w:rsid w:val="00FD0DB1"/>
    <w:rsid w:val="00FD39C9"/>
    <w:rsid w:val="00FD541D"/>
    <w:rsid w:val="00FE2441"/>
    <w:rsid w:val="00FF2BC6"/>
    <w:rsid w:val="010669BD"/>
    <w:rsid w:val="01127E6C"/>
    <w:rsid w:val="011A24F4"/>
    <w:rsid w:val="012B0749"/>
    <w:rsid w:val="01423F24"/>
    <w:rsid w:val="01543C57"/>
    <w:rsid w:val="015E1BD9"/>
    <w:rsid w:val="01682995"/>
    <w:rsid w:val="01804A4C"/>
    <w:rsid w:val="01867C5C"/>
    <w:rsid w:val="01891B53"/>
    <w:rsid w:val="01A7022B"/>
    <w:rsid w:val="01AE15BA"/>
    <w:rsid w:val="01AF0E8E"/>
    <w:rsid w:val="01C55A0C"/>
    <w:rsid w:val="01C630F0"/>
    <w:rsid w:val="01CE3A0A"/>
    <w:rsid w:val="01D86637"/>
    <w:rsid w:val="01DF5C17"/>
    <w:rsid w:val="01F3521E"/>
    <w:rsid w:val="01F67C83"/>
    <w:rsid w:val="01FD42EF"/>
    <w:rsid w:val="0200793B"/>
    <w:rsid w:val="020531A4"/>
    <w:rsid w:val="022A49B8"/>
    <w:rsid w:val="022C5151"/>
    <w:rsid w:val="02315D47"/>
    <w:rsid w:val="02511F45"/>
    <w:rsid w:val="025B2DC4"/>
    <w:rsid w:val="02615E57"/>
    <w:rsid w:val="02647ECA"/>
    <w:rsid w:val="02825959"/>
    <w:rsid w:val="02A1111E"/>
    <w:rsid w:val="02A81D04"/>
    <w:rsid w:val="02B40E52"/>
    <w:rsid w:val="02B80216"/>
    <w:rsid w:val="02C10E79"/>
    <w:rsid w:val="02CB619B"/>
    <w:rsid w:val="02D31BD7"/>
    <w:rsid w:val="02D50DC8"/>
    <w:rsid w:val="02DF39F5"/>
    <w:rsid w:val="02E57903"/>
    <w:rsid w:val="030C6FD1"/>
    <w:rsid w:val="03252741"/>
    <w:rsid w:val="0328714A"/>
    <w:rsid w:val="032F672A"/>
    <w:rsid w:val="03394EB3"/>
    <w:rsid w:val="033A0C2B"/>
    <w:rsid w:val="034D4E02"/>
    <w:rsid w:val="03561F09"/>
    <w:rsid w:val="035D3297"/>
    <w:rsid w:val="037B371D"/>
    <w:rsid w:val="03A34A22"/>
    <w:rsid w:val="03B46C2F"/>
    <w:rsid w:val="03E048E7"/>
    <w:rsid w:val="03E10BF1"/>
    <w:rsid w:val="03EE2141"/>
    <w:rsid w:val="03FF48AB"/>
    <w:rsid w:val="0402799B"/>
    <w:rsid w:val="041871BE"/>
    <w:rsid w:val="0449560C"/>
    <w:rsid w:val="04504BAA"/>
    <w:rsid w:val="046B598F"/>
    <w:rsid w:val="047012BB"/>
    <w:rsid w:val="048760F2"/>
    <w:rsid w:val="048F685E"/>
    <w:rsid w:val="049031F8"/>
    <w:rsid w:val="04926F71"/>
    <w:rsid w:val="04A62A1C"/>
    <w:rsid w:val="04A86794"/>
    <w:rsid w:val="04B9600D"/>
    <w:rsid w:val="04BA64C7"/>
    <w:rsid w:val="04BF588C"/>
    <w:rsid w:val="04C2712A"/>
    <w:rsid w:val="04CB76B4"/>
    <w:rsid w:val="04CD61FB"/>
    <w:rsid w:val="04D74983"/>
    <w:rsid w:val="04DF3C4E"/>
    <w:rsid w:val="04E6106A"/>
    <w:rsid w:val="04FC6AE0"/>
    <w:rsid w:val="04FF5301"/>
    <w:rsid w:val="05065269"/>
    <w:rsid w:val="051536FE"/>
    <w:rsid w:val="051A51B8"/>
    <w:rsid w:val="052B1173"/>
    <w:rsid w:val="053B5ED5"/>
    <w:rsid w:val="054A784B"/>
    <w:rsid w:val="05520A57"/>
    <w:rsid w:val="05575AC4"/>
    <w:rsid w:val="055E50A5"/>
    <w:rsid w:val="056A3A4A"/>
    <w:rsid w:val="05740424"/>
    <w:rsid w:val="05940AC6"/>
    <w:rsid w:val="05AB5E10"/>
    <w:rsid w:val="05BF5776"/>
    <w:rsid w:val="05F17C7E"/>
    <w:rsid w:val="05F23A3F"/>
    <w:rsid w:val="05F9301F"/>
    <w:rsid w:val="05F96B7B"/>
    <w:rsid w:val="06007F0A"/>
    <w:rsid w:val="06093262"/>
    <w:rsid w:val="060E6ACB"/>
    <w:rsid w:val="06141C07"/>
    <w:rsid w:val="061B5798"/>
    <w:rsid w:val="06510766"/>
    <w:rsid w:val="06587D46"/>
    <w:rsid w:val="065F7326"/>
    <w:rsid w:val="06620BC5"/>
    <w:rsid w:val="066606B5"/>
    <w:rsid w:val="067526A6"/>
    <w:rsid w:val="067F1777"/>
    <w:rsid w:val="06862B05"/>
    <w:rsid w:val="06913258"/>
    <w:rsid w:val="06920250"/>
    <w:rsid w:val="06935222"/>
    <w:rsid w:val="06A851AB"/>
    <w:rsid w:val="06B70F10"/>
    <w:rsid w:val="06CE0008"/>
    <w:rsid w:val="06D00B8B"/>
    <w:rsid w:val="06D66EBD"/>
    <w:rsid w:val="06F2019A"/>
    <w:rsid w:val="06F757B1"/>
    <w:rsid w:val="0700028A"/>
    <w:rsid w:val="07155C37"/>
    <w:rsid w:val="071A149F"/>
    <w:rsid w:val="072B7208"/>
    <w:rsid w:val="073620AA"/>
    <w:rsid w:val="07375BAD"/>
    <w:rsid w:val="073C1416"/>
    <w:rsid w:val="075F6EB2"/>
    <w:rsid w:val="077948BA"/>
    <w:rsid w:val="07876AFE"/>
    <w:rsid w:val="078B7CA7"/>
    <w:rsid w:val="079E69DB"/>
    <w:rsid w:val="07AF3996"/>
    <w:rsid w:val="07CA09F7"/>
    <w:rsid w:val="07D505EB"/>
    <w:rsid w:val="07F10452"/>
    <w:rsid w:val="07F87185"/>
    <w:rsid w:val="07FC7629"/>
    <w:rsid w:val="080812F8"/>
    <w:rsid w:val="08193505"/>
    <w:rsid w:val="08206641"/>
    <w:rsid w:val="08253C58"/>
    <w:rsid w:val="08404F36"/>
    <w:rsid w:val="084E1932"/>
    <w:rsid w:val="08585DDB"/>
    <w:rsid w:val="08732C15"/>
    <w:rsid w:val="0874698D"/>
    <w:rsid w:val="088F37C7"/>
    <w:rsid w:val="08935065"/>
    <w:rsid w:val="089B6610"/>
    <w:rsid w:val="08A12A54"/>
    <w:rsid w:val="08A41020"/>
    <w:rsid w:val="08A74636"/>
    <w:rsid w:val="08C43471"/>
    <w:rsid w:val="08D310C7"/>
    <w:rsid w:val="08DA0EE6"/>
    <w:rsid w:val="08EB4EA1"/>
    <w:rsid w:val="08F71A98"/>
    <w:rsid w:val="08FA3336"/>
    <w:rsid w:val="08FB23B1"/>
    <w:rsid w:val="08FD4BD5"/>
    <w:rsid w:val="09067F2D"/>
    <w:rsid w:val="09102B5A"/>
    <w:rsid w:val="091268D2"/>
    <w:rsid w:val="091C5430"/>
    <w:rsid w:val="091F0FEF"/>
    <w:rsid w:val="091F4B4B"/>
    <w:rsid w:val="09255B5C"/>
    <w:rsid w:val="09267C87"/>
    <w:rsid w:val="092C7268"/>
    <w:rsid w:val="092E1A43"/>
    <w:rsid w:val="09322AAD"/>
    <w:rsid w:val="09581E0B"/>
    <w:rsid w:val="09706A8B"/>
    <w:rsid w:val="0978425B"/>
    <w:rsid w:val="098175B4"/>
    <w:rsid w:val="09A45E69"/>
    <w:rsid w:val="09B01C47"/>
    <w:rsid w:val="09B47989"/>
    <w:rsid w:val="09BF1E8A"/>
    <w:rsid w:val="09CF47C3"/>
    <w:rsid w:val="09F204B1"/>
    <w:rsid w:val="09F45FD8"/>
    <w:rsid w:val="0A0D7099"/>
    <w:rsid w:val="0A1026E6"/>
    <w:rsid w:val="0A474359"/>
    <w:rsid w:val="0A4800D1"/>
    <w:rsid w:val="0A4A209B"/>
    <w:rsid w:val="0A6842D0"/>
    <w:rsid w:val="0A6F1B02"/>
    <w:rsid w:val="0A7E3AF3"/>
    <w:rsid w:val="0A7E3E50"/>
    <w:rsid w:val="0A8C7FBE"/>
    <w:rsid w:val="0AB41BE4"/>
    <w:rsid w:val="0AC41E4E"/>
    <w:rsid w:val="0ADB52D5"/>
    <w:rsid w:val="0AF838A6"/>
    <w:rsid w:val="0B0009AC"/>
    <w:rsid w:val="0B097861"/>
    <w:rsid w:val="0B0C10FF"/>
    <w:rsid w:val="0B100BEF"/>
    <w:rsid w:val="0B204BAA"/>
    <w:rsid w:val="0B2B3C7B"/>
    <w:rsid w:val="0B2E376B"/>
    <w:rsid w:val="0B3768D7"/>
    <w:rsid w:val="0B39782B"/>
    <w:rsid w:val="0B3A13F5"/>
    <w:rsid w:val="0B495EAF"/>
    <w:rsid w:val="0B505490"/>
    <w:rsid w:val="0B552AA6"/>
    <w:rsid w:val="0B662F05"/>
    <w:rsid w:val="0B6A60DF"/>
    <w:rsid w:val="0B7F7B23"/>
    <w:rsid w:val="0B863B6B"/>
    <w:rsid w:val="0B8B296C"/>
    <w:rsid w:val="0B9F01C5"/>
    <w:rsid w:val="0BDB744F"/>
    <w:rsid w:val="0BF40511"/>
    <w:rsid w:val="0BF64430"/>
    <w:rsid w:val="0BFC1173"/>
    <w:rsid w:val="0C0369A6"/>
    <w:rsid w:val="0C120997"/>
    <w:rsid w:val="0C126BE9"/>
    <w:rsid w:val="0C1E10EA"/>
    <w:rsid w:val="0C245303"/>
    <w:rsid w:val="0C4D5E73"/>
    <w:rsid w:val="0C547201"/>
    <w:rsid w:val="0C5E598A"/>
    <w:rsid w:val="0C670CE3"/>
    <w:rsid w:val="0C7B29E0"/>
    <w:rsid w:val="0C837EE7"/>
    <w:rsid w:val="0C932F04"/>
    <w:rsid w:val="0C9413AC"/>
    <w:rsid w:val="0CB63A18"/>
    <w:rsid w:val="0CB67574"/>
    <w:rsid w:val="0CBF0B1F"/>
    <w:rsid w:val="0CC2416B"/>
    <w:rsid w:val="0CC779D3"/>
    <w:rsid w:val="0CC9374C"/>
    <w:rsid w:val="0CCA3020"/>
    <w:rsid w:val="0CDA7707"/>
    <w:rsid w:val="0CFF53BF"/>
    <w:rsid w:val="0D076022"/>
    <w:rsid w:val="0D1150F2"/>
    <w:rsid w:val="0D1A4764"/>
    <w:rsid w:val="0D2070E4"/>
    <w:rsid w:val="0D314E4D"/>
    <w:rsid w:val="0D5B011C"/>
    <w:rsid w:val="0D646FD0"/>
    <w:rsid w:val="0D6A3EDB"/>
    <w:rsid w:val="0D71793F"/>
    <w:rsid w:val="0D786F20"/>
    <w:rsid w:val="0D7B2671"/>
    <w:rsid w:val="0D801D4B"/>
    <w:rsid w:val="0D8D29CB"/>
    <w:rsid w:val="0D951880"/>
    <w:rsid w:val="0DAD1B27"/>
    <w:rsid w:val="0DB8731C"/>
    <w:rsid w:val="0DE34399"/>
    <w:rsid w:val="0E034A3B"/>
    <w:rsid w:val="0E1E7AC7"/>
    <w:rsid w:val="0E1F739B"/>
    <w:rsid w:val="0E323572"/>
    <w:rsid w:val="0E3E3CC5"/>
    <w:rsid w:val="0E411AF2"/>
    <w:rsid w:val="0E567261"/>
    <w:rsid w:val="0E611762"/>
    <w:rsid w:val="0E7300A5"/>
    <w:rsid w:val="0E772D33"/>
    <w:rsid w:val="0E7E2314"/>
    <w:rsid w:val="0E87741A"/>
    <w:rsid w:val="0E963B01"/>
    <w:rsid w:val="0EAE0E4B"/>
    <w:rsid w:val="0EC95C85"/>
    <w:rsid w:val="0ED65CAC"/>
    <w:rsid w:val="0F0D5446"/>
    <w:rsid w:val="0F1113DA"/>
    <w:rsid w:val="0F1F4D44"/>
    <w:rsid w:val="0F2002F6"/>
    <w:rsid w:val="0F386966"/>
    <w:rsid w:val="0F3B0205"/>
    <w:rsid w:val="0F3F7CF5"/>
    <w:rsid w:val="0F474F0C"/>
    <w:rsid w:val="0F532D2B"/>
    <w:rsid w:val="0F53554E"/>
    <w:rsid w:val="0F580DB7"/>
    <w:rsid w:val="0F5D2ECD"/>
    <w:rsid w:val="0F7554C5"/>
    <w:rsid w:val="0F784FB5"/>
    <w:rsid w:val="0F8B53FA"/>
    <w:rsid w:val="0FB56209"/>
    <w:rsid w:val="0FB92259"/>
    <w:rsid w:val="0FD3668F"/>
    <w:rsid w:val="0FD50659"/>
    <w:rsid w:val="0FD8001E"/>
    <w:rsid w:val="0FF9577E"/>
    <w:rsid w:val="1001144E"/>
    <w:rsid w:val="10183D84"/>
    <w:rsid w:val="101E3DAE"/>
    <w:rsid w:val="10280789"/>
    <w:rsid w:val="10282537"/>
    <w:rsid w:val="102E38C6"/>
    <w:rsid w:val="103804DE"/>
    <w:rsid w:val="103A670E"/>
    <w:rsid w:val="103E61FE"/>
    <w:rsid w:val="10401F77"/>
    <w:rsid w:val="10416E6A"/>
    <w:rsid w:val="104652B7"/>
    <w:rsid w:val="10525806"/>
    <w:rsid w:val="10613C9B"/>
    <w:rsid w:val="106519DD"/>
    <w:rsid w:val="106C2D6C"/>
    <w:rsid w:val="107439CE"/>
    <w:rsid w:val="10863702"/>
    <w:rsid w:val="10881228"/>
    <w:rsid w:val="108A31F2"/>
    <w:rsid w:val="108C6F6A"/>
    <w:rsid w:val="108F0808"/>
    <w:rsid w:val="10A70026"/>
    <w:rsid w:val="10AA7D4E"/>
    <w:rsid w:val="10B97633"/>
    <w:rsid w:val="10C81F6C"/>
    <w:rsid w:val="10D66437"/>
    <w:rsid w:val="10E072B6"/>
    <w:rsid w:val="10E50428"/>
    <w:rsid w:val="10E5667A"/>
    <w:rsid w:val="10EF74F9"/>
    <w:rsid w:val="10F16DCD"/>
    <w:rsid w:val="10F60887"/>
    <w:rsid w:val="110F1949"/>
    <w:rsid w:val="110F482C"/>
    <w:rsid w:val="11146F5F"/>
    <w:rsid w:val="111D4066"/>
    <w:rsid w:val="11292A0B"/>
    <w:rsid w:val="11333889"/>
    <w:rsid w:val="1134315E"/>
    <w:rsid w:val="115E01DA"/>
    <w:rsid w:val="115F1395"/>
    <w:rsid w:val="115F2763"/>
    <w:rsid w:val="11665A0D"/>
    <w:rsid w:val="116F4196"/>
    <w:rsid w:val="118714DF"/>
    <w:rsid w:val="118916FB"/>
    <w:rsid w:val="118F65E6"/>
    <w:rsid w:val="11965BC6"/>
    <w:rsid w:val="11B76268"/>
    <w:rsid w:val="11BC387F"/>
    <w:rsid w:val="11C24C0D"/>
    <w:rsid w:val="11C42733"/>
    <w:rsid w:val="11C72373"/>
    <w:rsid w:val="11C91AF8"/>
    <w:rsid w:val="11CB1D14"/>
    <w:rsid w:val="11DA1F57"/>
    <w:rsid w:val="11EC57E6"/>
    <w:rsid w:val="11F03528"/>
    <w:rsid w:val="11F34DC7"/>
    <w:rsid w:val="11F528ED"/>
    <w:rsid w:val="11FD07C1"/>
    <w:rsid w:val="1212349F"/>
    <w:rsid w:val="12177598"/>
    <w:rsid w:val="121F5BBC"/>
    <w:rsid w:val="12274A70"/>
    <w:rsid w:val="12282CC2"/>
    <w:rsid w:val="123A47A4"/>
    <w:rsid w:val="123D6042"/>
    <w:rsid w:val="12463148"/>
    <w:rsid w:val="124D097B"/>
    <w:rsid w:val="124F46F3"/>
    <w:rsid w:val="125300DD"/>
    <w:rsid w:val="126C2722"/>
    <w:rsid w:val="127B4EDD"/>
    <w:rsid w:val="129465AA"/>
    <w:rsid w:val="12B87A4D"/>
    <w:rsid w:val="12C0114D"/>
    <w:rsid w:val="12E05687"/>
    <w:rsid w:val="12E94B80"/>
    <w:rsid w:val="12EC1CA5"/>
    <w:rsid w:val="12FC5EFD"/>
    <w:rsid w:val="12FD628C"/>
    <w:rsid w:val="13031039"/>
    <w:rsid w:val="13086650"/>
    <w:rsid w:val="13131232"/>
    <w:rsid w:val="13207E3D"/>
    <w:rsid w:val="13217712"/>
    <w:rsid w:val="13294F44"/>
    <w:rsid w:val="13446422"/>
    <w:rsid w:val="13482EF0"/>
    <w:rsid w:val="134C29E0"/>
    <w:rsid w:val="13545D39"/>
    <w:rsid w:val="1360023A"/>
    <w:rsid w:val="13651CF4"/>
    <w:rsid w:val="13663CDD"/>
    <w:rsid w:val="13857BD6"/>
    <w:rsid w:val="13BC5DB8"/>
    <w:rsid w:val="13DD188A"/>
    <w:rsid w:val="13E946D3"/>
    <w:rsid w:val="13EE3A98"/>
    <w:rsid w:val="13F35552"/>
    <w:rsid w:val="14157276"/>
    <w:rsid w:val="14215C1B"/>
    <w:rsid w:val="142851FC"/>
    <w:rsid w:val="142D2812"/>
    <w:rsid w:val="143C2A55"/>
    <w:rsid w:val="144E0BA6"/>
    <w:rsid w:val="14522847"/>
    <w:rsid w:val="145E0C1D"/>
    <w:rsid w:val="1461070D"/>
    <w:rsid w:val="14700951"/>
    <w:rsid w:val="147159BF"/>
    <w:rsid w:val="14787805"/>
    <w:rsid w:val="14893076"/>
    <w:rsid w:val="148D1503"/>
    <w:rsid w:val="14926B19"/>
    <w:rsid w:val="149867DF"/>
    <w:rsid w:val="14A5684C"/>
    <w:rsid w:val="14B4083D"/>
    <w:rsid w:val="14CF3326"/>
    <w:rsid w:val="14DB226E"/>
    <w:rsid w:val="14E46C49"/>
    <w:rsid w:val="14EB18BB"/>
    <w:rsid w:val="150B2427"/>
    <w:rsid w:val="150C68CB"/>
    <w:rsid w:val="151C4634"/>
    <w:rsid w:val="152A0AFF"/>
    <w:rsid w:val="155142DE"/>
    <w:rsid w:val="1571672E"/>
    <w:rsid w:val="15763D45"/>
    <w:rsid w:val="1590305F"/>
    <w:rsid w:val="15916DD0"/>
    <w:rsid w:val="15A20FDE"/>
    <w:rsid w:val="15A73BB3"/>
    <w:rsid w:val="15AF0E2C"/>
    <w:rsid w:val="15D31197"/>
    <w:rsid w:val="15DF7B3C"/>
    <w:rsid w:val="15E433A4"/>
    <w:rsid w:val="15FF1F8C"/>
    <w:rsid w:val="161A6DC6"/>
    <w:rsid w:val="16201F02"/>
    <w:rsid w:val="16300397"/>
    <w:rsid w:val="16337147"/>
    <w:rsid w:val="16391259"/>
    <w:rsid w:val="163A2FC4"/>
    <w:rsid w:val="163D2AB4"/>
    <w:rsid w:val="16424469"/>
    <w:rsid w:val="166444E5"/>
    <w:rsid w:val="16777D74"/>
    <w:rsid w:val="16781D3E"/>
    <w:rsid w:val="168A6775"/>
    <w:rsid w:val="16A6065A"/>
    <w:rsid w:val="16B62579"/>
    <w:rsid w:val="16BE59A3"/>
    <w:rsid w:val="16CE195E"/>
    <w:rsid w:val="16CF5E02"/>
    <w:rsid w:val="16E11692"/>
    <w:rsid w:val="16EF0253"/>
    <w:rsid w:val="171B1048"/>
    <w:rsid w:val="172232E5"/>
    <w:rsid w:val="17231CAA"/>
    <w:rsid w:val="172C5003"/>
    <w:rsid w:val="17401284"/>
    <w:rsid w:val="17460407"/>
    <w:rsid w:val="174D2445"/>
    <w:rsid w:val="175C281F"/>
    <w:rsid w:val="175D608E"/>
    <w:rsid w:val="17681DB3"/>
    <w:rsid w:val="17683B61"/>
    <w:rsid w:val="176C18A3"/>
    <w:rsid w:val="17732C32"/>
    <w:rsid w:val="1776627E"/>
    <w:rsid w:val="1780534F"/>
    <w:rsid w:val="17946704"/>
    <w:rsid w:val="17A96398"/>
    <w:rsid w:val="17C07C93"/>
    <w:rsid w:val="17C57205"/>
    <w:rsid w:val="17CF3BE0"/>
    <w:rsid w:val="17D3547E"/>
    <w:rsid w:val="17D411F6"/>
    <w:rsid w:val="17E21B65"/>
    <w:rsid w:val="17F35B20"/>
    <w:rsid w:val="17F51899"/>
    <w:rsid w:val="17F83137"/>
    <w:rsid w:val="17F90C5D"/>
    <w:rsid w:val="182300F4"/>
    <w:rsid w:val="182D6878"/>
    <w:rsid w:val="188E3A9B"/>
    <w:rsid w:val="18934C0E"/>
    <w:rsid w:val="189A2440"/>
    <w:rsid w:val="18B04D03"/>
    <w:rsid w:val="18B54B84"/>
    <w:rsid w:val="18B90B18"/>
    <w:rsid w:val="18C35497"/>
    <w:rsid w:val="18C87BF9"/>
    <w:rsid w:val="18D53478"/>
    <w:rsid w:val="18D730CA"/>
    <w:rsid w:val="18D94D16"/>
    <w:rsid w:val="18DF4A35"/>
    <w:rsid w:val="18E254E0"/>
    <w:rsid w:val="18EC3795"/>
    <w:rsid w:val="18F7519C"/>
    <w:rsid w:val="18F97167"/>
    <w:rsid w:val="18FE477D"/>
    <w:rsid w:val="190360BD"/>
    <w:rsid w:val="190D676E"/>
    <w:rsid w:val="193208CA"/>
    <w:rsid w:val="194A5C14"/>
    <w:rsid w:val="196C1830"/>
    <w:rsid w:val="19741F08"/>
    <w:rsid w:val="197607B7"/>
    <w:rsid w:val="19AC41D9"/>
    <w:rsid w:val="19BC1F42"/>
    <w:rsid w:val="19C26DE5"/>
    <w:rsid w:val="19E219A9"/>
    <w:rsid w:val="19F618F8"/>
    <w:rsid w:val="19F636A6"/>
    <w:rsid w:val="19F94F44"/>
    <w:rsid w:val="1A085187"/>
    <w:rsid w:val="1A1B135F"/>
    <w:rsid w:val="1A204BC7"/>
    <w:rsid w:val="1A295829"/>
    <w:rsid w:val="1A3D2EA0"/>
    <w:rsid w:val="1A49562F"/>
    <w:rsid w:val="1A5A116C"/>
    <w:rsid w:val="1A5D3725"/>
    <w:rsid w:val="1A7A6085"/>
    <w:rsid w:val="1A8011C2"/>
    <w:rsid w:val="1A8707A2"/>
    <w:rsid w:val="1A8E1B30"/>
    <w:rsid w:val="1AAB26E2"/>
    <w:rsid w:val="1AC3690D"/>
    <w:rsid w:val="1AC9700C"/>
    <w:rsid w:val="1AD5775F"/>
    <w:rsid w:val="1AD67034"/>
    <w:rsid w:val="1ADF413A"/>
    <w:rsid w:val="1AE96D67"/>
    <w:rsid w:val="1AEE25CF"/>
    <w:rsid w:val="1B02691D"/>
    <w:rsid w:val="1B0342CC"/>
    <w:rsid w:val="1B097409"/>
    <w:rsid w:val="1B1464DA"/>
    <w:rsid w:val="1B1E2EB4"/>
    <w:rsid w:val="1B304996"/>
    <w:rsid w:val="1B3721C8"/>
    <w:rsid w:val="1B6B1E72"/>
    <w:rsid w:val="1B6D5BEA"/>
    <w:rsid w:val="1B701236"/>
    <w:rsid w:val="1B762B2C"/>
    <w:rsid w:val="1B8151F1"/>
    <w:rsid w:val="1B8371BB"/>
    <w:rsid w:val="1B8D3B96"/>
    <w:rsid w:val="1B976666"/>
    <w:rsid w:val="1BAD4238"/>
    <w:rsid w:val="1BB86F05"/>
    <w:rsid w:val="1BC4281F"/>
    <w:rsid w:val="1BF43C15"/>
    <w:rsid w:val="1C00080C"/>
    <w:rsid w:val="1C0556D0"/>
    <w:rsid w:val="1C16002F"/>
    <w:rsid w:val="1C166281"/>
    <w:rsid w:val="1C1D316C"/>
    <w:rsid w:val="1C273FEB"/>
    <w:rsid w:val="1C3D55BC"/>
    <w:rsid w:val="1C3F5497"/>
    <w:rsid w:val="1C444B9D"/>
    <w:rsid w:val="1C4526C3"/>
    <w:rsid w:val="1C47468D"/>
    <w:rsid w:val="1C7079D8"/>
    <w:rsid w:val="1C7232DE"/>
    <w:rsid w:val="1C766D20"/>
    <w:rsid w:val="1C782A98"/>
    <w:rsid w:val="1C790574"/>
    <w:rsid w:val="1C7F5BD5"/>
    <w:rsid w:val="1C883E0A"/>
    <w:rsid w:val="1C9D605B"/>
    <w:rsid w:val="1CA63D20"/>
    <w:rsid w:val="1CA94A00"/>
    <w:rsid w:val="1CAE0268"/>
    <w:rsid w:val="1CBF06C7"/>
    <w:rsid w:val="1CCC4B92"/>
    <w:rsid w:val="1CDD28FB"/>
    <w:rsid w:val="1CFA16FF"/>
    <w:rsid w:val="1D0B6037"/>
    <w:rsid w:val="1D0B7468"/>
    <w:rsid w:val="1D1327C1"/>
    <w:rsid w:val="1D1F3483"/>
    <w:rsid w:val="1D384069"/>
    <w:rsid w:val="1D3E15EC"/>
    <w:rsid w:val="1D491D3F"/>
    <w:rsid w:val="1D4961E3"/>
    <w:rsid w:val="1D81260B"/>
    <w:rsid w:val="1D8B05A9"/>
    <w:rsid w:val="1D8E0F36"/>
    <w:rsid w:val="1DA022A7"/>
    <w:rsid w:val="1DA5166B"/>
    <w:rsid w:val="1DB21FDA"/>
    <w:rsid w:val="1DBF30AA"/>
    <w:rsid w:val="1DC67833"/>
    <w:rsid w:val="1DED4DC0"/>
    <w:rsid w:val="1E017D01"/>
    <w:rsid w:val="1E075E82"/>
    <w:rsid w:val="1E0E4E0C"/>
    <w:rsid w:val="1E2702D2"/>
    <w:rsid w:val="1E3173A3"/>
    <w:rsid w:val="1E5B441F"/>
    <w:rsid w:val="1E5D1A56"/>
    <w:rsid w:val="1E5E181A"/>
    <w:rsid w:val="1E6449A1"/>
    <w:rsid w:val="1E757DC6"/>
    <w:rsid w:val="1E7E7ACB"/>
    <w:rsid w:val="1E9D7F14"/>
    <w:rsid w:val="1EA336D1"/>
    <w:rsid w:val="1EA9518B"/>
    <w:rsid w:val="1ECC70CB"/>
    <w:rsid w:val="1ED878EA"/>
    <w:rsid w:val="1EDA17E8"/>
    <w:rsid w:val="1EE95587"/>
    <w:rsid w:val="1EFB52BB"/>
    <w:rsid w:val="1EFD54D7"/>
    <w:rsid w:val="1F11610A"/>
    <w:rsid w:val="1F38650F"/>
    <w:rsid w:val="1F486752"/>
    <w:rsid w:val="1F5844BB"/>
    <w:rsid w:val="1F86727A"/>
    <w:rsid w:val="1FA3607E"/>
    <w:rsid w:val="1FA53BA4"/>
    <w:rsid w:val="1FA94D17"/>
    <w:rsid w:val="1FB42039"/>
    <w:rsid w:val="1FB45B95"/>
    <w:rsid w:val="1FBC0EEE"/>
    <w:rsid w:val="1FBE6A14"/>
    <w:rsid w:val="1FC009DE"/>
    <w:rsid w:val="1FC102B2"/>
    <w:rsid w:val="1FD91AA0"/>
    <w:rsid w:val="1FDB75C6"/>
    <w:rsid w:val="1FE43FA1"/>
    <w:rsid w:val="1FF266BE"/>
    <w:rsid w:val="20054643"/>
    <w:rsid w:val="20216FA3"/>
    <w:rsid w:val="20372E7C"/>
    <w:rsid w:val="20396D4B"/>
    <w:rsid w:val="203B62B7"/>
    <w:rsid w:val="20436F19"/>
    <w:rsid w:val="204607B7"/>
    <w:rsid w:val="20482782"/>
    <w:rsid w:val="204A64FA"/>
    <w:rsid w:val="204D5FEA"/>
    <w:rsid w:val="204F1D62"/>
    <w:rsid w:val="205E3D53"/>
    <w:rsid w:val="206550E2"/>
    <w:rsid w:val="206B4E99"/>
    <w:rsid w:val="20745325"/>
    <w:rsid w:val="207D2A2A"/>
    <w:rsid w:val="20855A7E"/>
    <w:rsid w:val="208E288A"/>
    <w:rsid w:val="209669C5"/>
    <w:rsid w:val="20A025BE"/>
    <w:rsid w:val="20A976C4"/>
    <w:rsid w:val="20AA1E26"/>
    <w:rsid w:val="20AE1992"/>
    <w:rsid w:val="20B90CD6"/>
    <w:rsid w:val="20F42F4A"/>
    <w:rsid w:val="21090163"/>
    <w:rsid w:val="21352D06"/>
    <w:rsid w:val="213A031C"/>
    <w:rsid w:val="213B4094"/>
    <w:rsid w:val="21415B4F"/>
    <w:rsid w:val="215A09BE"/>
    <w:rsid w:val="21701F90"/>
    <w:rsid w:val="2172176B"/>
    <w:rsid w:val="217557F8"/>
    <w:rsid w:val="217A696B"/>
    <w:rsid w:val="218C245D"/>
    <w:rsid w:val="219E4D4F"/>
    <w:rsid w:val="21B207FA"/>
    <w:rsid w:val="21B77BBF"/>
    <w:rsid w:val="21BA76AF"/>
    <w:rsid w:val="21F11323"/>
    <w:rsid w:val="21F7445F"/>
    <w:rsid w:val="221072CF"/>
    <w:rsid w:val="222A65E3"/>
    <w:rsid w:val="22457D3C"/>
    <w:rsid w:val="225A3C26"/>
    <w:rsid w:val="22623FCE"/>
    <w:rsid w:val="226A2E83"/>
    <w:rsid w:val="22714212"/>
    <w:rsid w:val="228C2DF9"/>
    <w:rsid w:val="22925F36"/>
    <w:rsid w:val="22A75E85"/>
    <w:rsid w:val="22AC6FF8"/>
    <w:rsid w:val="22C32593"/>
    <w:rsid w:val="22CD6AE0"/>
    <w:rsid w:val="22FF35CB"/>
    <w:rsid w:val="23030E94"/>
    <w:rsid w:val="2307298E"/>
    <w:rsid w:val="23072FE5"/>
    <w:rsid w:val="230A01C2"/>
    <w:rsid w:val="23151041"/>
    <w:rsid w:val="234C07DB"/>
    <w:rsid w:val="235A6A54"/>
    <w:rsid w:val="235C0A1E"/>
    <w:rsid w:val="23696C97"/>
    <w:rsid w:val="236D2C2B"/>
    <w:rsid w:val="2383244E"/>
    <w:rsid w:val="23863CED"/>
    <w:rsid w:val="2387772D"/>
    <w:rsid w:val="238C76C3"/>
    <w:rsid w:val="239857CE"/>
    <w:rsid w:val="23A3664D"/>
    <w:rsid w:val="23B32608"/>
    <w:rsid w:val="23B75C54"/>
    <w:rsid w:val="23BD6FE3"/>
    <w:rsid w:val="23CB5BA3"/>
    <w:rsid w:val="23D22A8E"/>
    <w:rsid w:val="23DE058B"/>
    <w:rsid w:val="24007D0E"/>
    <w:rsid w:val="240775BB"/>
    <w:rsid w:val="242157C3"/>
    <w:rsid w:val="2423153B"/>
    <w:rsid w:val="243674C1"/>
    <w:rsid w:val="24390D5F"/>
    <w:rsid w:val="2446522A"/>
    <w:rsid w:val="247955FF"/>
    <w:rsid w:val="248A5117"/>
    <w:rsid w:val="248C70E1"/>
    <w:rsid w:val="24B108F5"/>
    <w:rsid w:val="24B14D99"/>
    <w:rsid w:val="24B410D9"/>
    <w:rsid w:val="24C26FA6"/>
    <w:rsid w:val="24EF7670"/>
    <w:rsid w:val="24F66C50"/>
    <w:rsid w:val="24FF5534"/>
    <w:rsid w:val="25007C46"/>
    <w:rsid w:val="250E3F9A"/>
    <w:rsid w:val="25143B94"/>
    <w:rsid w:val="252E0198"/>
    <w:rsid w:val="25407ECB"/>
    <w:rsid w:val="25733DFD"/>
    <w:rsid w:val="258066CF"/>
    <w:rsid w:val="25897AC4"/>
    <w:rsid w:val="259111F3"/>
    <w:rsid w:val="25923FE8"/>
    <w:rsid w:val="259B3353"/>
    <w:rsid w:val="25B54777"/>
    <w:rsid w:val="25CD5C03"/>
    <w:rsid w:val="25DA0320"/>
    <w:rsid w:val="25E57747"/>
    <w:rsid w:val="25EB7E37"/>
    <w:rsid w:val="25FD7B6A"/>
    <w:rsid w:val="261E020C"/>
    <w:rsid w:val="262241EA"/>
    <w:rsid w:val="262A4E03"/>
    <w:rsid w:val="26415CA9"/>
    <w:rsid w:val="264A1001"/>
    <w:rsid w:val="266320C3"/>
    <w:rsid w:val="266E3938"/>
    <w:rsid w:val="2674607E"/>
    <w:rsid w:val="26834513"/>
    <w:rsid w:val="26964247"/>
    <w:rsid w:val="26BD6D28"/>
    <w:rsid w:val="26EA4592"/>
    <w:rsid w:val="26EA6341"/>
    <w:rsid w:val="27035654"/>
    <w:rsid w:val="271E423C"/>
    <w:rsid w:val="2729330D"/>
    <w:rsid w:val="27335F39"/>
    <w:rsid w:val="274C0DA9"/>
    <w:rsid w:val="27537763"/>
    <w:rsid w:val="277A14C9"/>
    <w:rsid w:val="27A0355B"/>
    <w:rsid w:val="27A91D58"/>
    <w:rsid w:val="27B1193F"/>
    <w:rsid w:val="27B30E28"/>
    <w:rsid w:val="27B8643F"/>
    <w:rsid w:val="27BA21B7"/>
    <w:rsid w:val="27CE54DA"/>
    <w:rsid w:val="27D91042"/>
    <w:rsid w:val="27E9484A"/>
    <w:rsid w:val="27EB2370"/>
    <w:rsid w:val="27F531EF"/>
    <w:rsid w:val="27FA6A57"/>
    <w:rsid w:val="27FD02F5"/>
    <w:rsid w:val="280D0539"/>
    <w:rsid w:val="280D678A"/>
    <w:rsid w:val="28125B4F"/>
    <w:rsid w:val="282F202B"/>
    <w:rsid w:val="28584889"/>
    <w:rsid w:val="28634B22"/>
    <w:rsid w:val="286363AA"/>
    <w:rsid w:val="286A1694"/>
    <w:rsid w:val="28844573"/>
    <w:rsid w:val="28942A08"/>
    <w:rsid w:val="289522DC"/>
    <w:rsid w:val="28976054"/>
    <w:rsid w:val="28B57959"/>
    <w:rsid w:val="28B60BD0"/>
    <w:rsid w:val="28B74948"/>
    <w:rsid w:val="28BC3D0D"/>
    <w:rsid w:val="28BF3AB9"/>
    <w:rsid w:val="28E05C4D"/>
    <w:rsid w:val="28E62B38"/>
    <w:rsid w:val="28F434A6"/>
    <w:rsid w:val="29020772"/>
    <w:rsid w:val="290A2CCA"/>
    <w:rsid w:val="291122AA"/>
    <w:rsid w:val="29226266"/>
    <w:rsid w:val="29332221"/>
    <w:rsid w:val="293935AF"/>
    <w:rsid w:val="294A30C6"/>
    <w:rsid w:val="29677922"/>
    <w:rsid w:val="29693E94"/>
    <w:rsid w:val="296F0D7F"/>
    <w:rsid w:val="298567F4"/>
    <w:rsid w:val="29B13146"/>
    <w:rsid w:val="29C235A5"/>
    <w:rsid w:val="29D05CC2"/>
    <w:rsid w:val="29D62BAC"/>
    <w:rsid w:val="2A007C29"/>
    <w:rsid w:val="2A187669"/>
    <w:rsid w:val="2A1C0F07"/>
    <w:rsid w:val="2A297180"/>
    <w:rsid w:val="2A30050E"/>
    <w:rsid w:val="2A3D0E7D"/>
    <w:rsid w:val="2A4346E5"/>
    <w:rsid w:val="2A492CDC"/>
    <w:rsid w:val="2A5A37DD"/>
    <w:rsid w:val="2A6428AE"/>
    <w:rsid w:val="2A665270"/>
    <w:rsid w:val="2A756869"/>
    <w:rsid w:val="2A834AE2"/>
    <w:rsid w:val="2A9071FF"/>
    <w:rsid w:val="2AAE265D"/>
    <w:rsid w:val="2ABC6246"/>
    <w:rsid w:val="2ABD4763"/>
    <w:rsid w:val="2AC33130"/>
    <w:rsid w:val="2AD37D2B"/>
    <w:rsid w:val="2AEA2DB3"/>
    <w:rsid w:val="2AF53506"/>
    <w:rsid w:val="2AFB4FC0"/>
    <w:rsid w:val="2AFD6C12"/>
    <w:rsid w:val="2B0D4CF3"/>
    <w:rsid w:val="2B0D64AD"/>
    <w:rsid w:val="2B2362C5"/>
    <w:rsid w:val="2B25495E"/>
    <w:rsid w:val="2B4F2C16"/>
    <w:rsid w:val="2B715282"/>
    <w:rsid w:val="2B807273"/>
    <w:rsid w:val="2B8E7BE2"/>
    <w:rsid w:val="2B8F5708"/>
    <w:rsid w:val="2BBE79D8"/>
    <w:rsid w:val="2BE47802"/>
    <w:rsid w:val="2BEA293F"/>
    <w:rsid w:val="2C0130CB"/>
    <w:rsid w:val="2C1C44A8"/>
    <w:rsid w:val="2C22657D"/>
    <w:rsid w:val="2C251BC9"/>
    <w:rsid w:val="2C263956"/>
    <w:rsid w:val="2C29790B"/>
    <w:rsid w:val="2C3342E6"/>
    <w:rsid w:val="2C60573B"/>
    <w:rsid w:val="2C666469"/>
    <w:rsid w:val="2C673F8F"/>
    <w:rsid w:val="2C7D1A05"/>
    <w:rsid w:val="2C7E592F"/>
    <w:rsid w:val="2C9E20A7"/>
    <w:rsid w:val="2CA13945"/>
    <w:rsid w:val="2CB01DDA"/>
    <w:rsid w:val="2CB10399"/>
    <w:rsid w:val="2CB73169"/>
    <w:rsid w:val="2CB82A3D"/>
    <w:rsid w:val="2CE81574"/>
    <w:rsid w:val="2CF27CFD"/>
    <w:rsid w:val="2CF577ED"/>
    <w:rsid w:val="2CF9108B"/>
    <w:rsid w:val="2CFF2E26"/>
    <w:rsid w:val="2D075A2C"/>
    <w:rsid w:val="2D087520"/>
    <w:rsid w:val="2D1E6D44"/>
    <w:rsid w:val="2D2C76B3"/>
    <w:rsid w:val="2D582EE4"/>
    <w:rsid w:val="2D6A3D37"/>
    <w:rsid w:val="2D6B4BED"/>
    <w:rsid w:val="2D7152DD"/>
    <w:rsid w:val="2D8F379E"/>
    <w:rsid w:val="2D960FD0"/>
    <w:rsid w:val="2D9D235F"/>
    <w:rsid w:val="2DA52FC1"/>
    <w:rsid w:val="2DBF665F"/>
    <w:rsid w:val="2DC518B5"/>
    <w:rsid w:val="2DD42233"/>
    <w:rsid w:val="2DDE3214"/>
    <w:rsid w:val="2DE27408"/>
    <w:rsid w:val="2DF36C4C"/>
    <w:rsid w:val="2DF45796"/>
    <w:rsid w:val="2DF90FEB"/>
    <w:rsid w:val="2DFF1297"/>
    <w:rsid w:val="2DFF6B75"/>
    <w:rsid w:val="2E0028ED"/>
    <w:rsid w:val="2E1D524D"/>
    <w:rsid w:val="2E1E3349"/>
    <w:rsid w:val="2E261ADB"/>
    <w:rsid w:val="2E2A1718"/>
    <w:rsid w:val="2E3A5DFF"/>
    <w:rsid w:val="2E3F51C4"/>
    <w:rsid w:val="2E830764"/>
    <w:rsid w:val="2E8C4181"/>
    <w:rsid w:val="2EAE2349"/>
    <w:rsid w:val="2ECD27D0"/>
    <w:rsid w:val="2ECE02F6"/>
    <w:rsid w:val="2EE35F53"/>
    <w:rsid w:val="2F104DB2"/>
    <w:rsid w:val="2F1E127D"/>
    <w:rsid w:val="2F3979DE"/>
    <w:rsid w:val="2F3B63E8"/>
    <w:rsid w:val="2F3E7229"/>
    <w:rsid w:val="2F4A02C4"/>
    <w:rsid w:val="2F4B7B98"/>
    <w:rsid w:val="2F5527C5"/>
    <w:rsid w:val="2F642A08"/>
    <w:rsid w:val="2F650C5A"/>
    <w:rsid w:val="2F6824F8"/>
    <w:rsid w:val="2F7610B9"/>
    <w:rsid w:val="2F7B047E"/>
    <w:rsid w:val="2F8D01B1"/>
    <w:rsid w:val="2F9B08F8"/>
    <w:rsid w:val="2FAD330B"/>
    <w:rsid w:val="2FBC45F2"/>
    <w:rsid w:val="2FCC6F2B"/>
    <w:rsid w:val="2FD302BA"/>
    <w:rsid w:val="2FE222AB"/>
    <w:rsid w:val="2FE70C36"/>
    <w:rsid w:val="2FEA5603"/>
    <w:rsid w:val="2FEC3129"/>
    <w:rsid w:val="2FF41FDE"/>
    <w:rsid w:val="30242F48"/>
    <w:rsid w:val="303631EF"/>
    <w:rsid w:val="30395C43"/>
    <w:rsid w:val="30450A8C"/>
    <w:rsid w:val="305D2584"/>
    <w:rsid w:val="305E56A9"/>
    <w:rsid w:val="30656A38"/>
    <w:rsid w:val="30667E13"/>
    <w:rsid w:val="307B44AD"/>
    <w:rsid w:val="30817D16"/>
    <w:rsid w:val="30896BCA"/>
    <w:rsid w:val="30986E0D"/>
    <w:rsid w:val="30A27C8C"/>
    <w:rsid w:val="30D065A7"/>
    <w:rsid w:val="30DD2A72"/>
    <w:rsid w:val="30E262DA"/>
    <w:rsid w:val="30F009F7"/>
    <w:rsid w:val="30F304E8"/>
    <w:rsid w:val="31230DCD"/>
    <w:rsid w:val="314C343E"/>
    <w:rsid w:val="315C42DF"/>
    <w:rsid w:val="316118F5"/>
    <w:rsid w:val="3163566D"/>
    <w:rsid w:val="31772EC7"/>
    <w:rsid w:val="317C228B"/>
    <w:rsid w:val="317F3B29"/>
    <w:rsid w:val="31921AAF"/>
    <w:rsid w:val="319F5F79"/>
    <w:rsid w:val="31A31F0E"/>
    <w:rsid w:val="31A812D2"/>
    <w:rsid w:val="31B163D9"/>
    <w:rsid w:val="31B875F1"/>
    <w:rsid w:val="31BB2DB3"/>
    <w:rsid w:val="31D16A7B"/>
    <w:rsid w:val="31DC06DD"/>
    <w:rsid w:val="31E3230A"/>
    <w:rsid w:val="320329AC"/>
    <w:rsid w:val="321B7CF6"/>
    <w:rsid w:val="322B6EFB"/>
    <w:rsid w:val="322F24EE"/>
    <w:rsid w:val="323A4620"/>
    <w:rsid w:val="32496611"/>
    <w:rsid w:val="3276317E"/>
    <w:rsid w:val="32764F2C"/>
    <w:rsid w:val="32806F5D"/>
    <w:rsid w:val="32851613"/>
    <w:rsid w:val="32893A78"/>
    <w:rsid w:val="328B1C8D"/>
    <w:rsid w:val="3296737C"/>
    <w:rsid w:val="32A01FA9"/>
    <w:rsid w:val="32AE2918"/>
    <w:rsid w:val="32B53CA7"/>
    <w:rsid w:val="32BA306B"/>
    <w:rsid w:val="32C739DA"/>
    <w:rsid w:val="331D36BE"/>
    <w:rsid w:val="334B460B"/>
    <w:rsid w:val="334E4080"/>
    <w:rsid w:val="33684523"/>
    <w:rsid w:val="33727DEA"/>
    <w:rsid w:val="337D18C1"/>
    <w:rsid w:val="337D69FA"/>
    <w:rsid w:val="339715FE"/>
    <w:rsid w:val="33AA1331"/>
    <w:rsid w:val="33AB50A9"/>
    <w:rsid w:val="33CD5020"/>
    <w:rsid w:val="33F47CED"/>
    <w:rsid w:val="33FB1B8D"/>
    <w:rsid w:val="342866FA"/>
    <w:rsid w:val="34321327"/>
    <w:rsid w:val="34384B8F"/>
    <w:rsid w:val="34592D57"/>
    <w:rsid w:val="34692F9B"/>
    <w:rsid w:val="34737FC2"/>
    <w:rsid w:val="34766943"/>
    <w:rsid w:val="34821CA3"/>
    <w:rsid w:val="34824AF3"/>
    <w:rsid w:val="34A65CD1"/>
    <w:rsid w:val="34BB756E"/>
    <w:rsid w:val="34CA77B1"/>
    <w:rsid w:val="34D67F04"/>
    <w:rsid w:val="34DA3E98"/>
    <w:rsid w:val="34DD74E5"/>
    <w:rsid w:val="34F0546A"/>
    <w:rsid w:val="34F62354"/>
    <w:rsid w:val="34FB796B"/>
    <w:rsid w:val="3502519D"/>
    <w:rsid w:val="351C000D"/>
    <w:rsid w:val="351C03B3"/>
    <w:rsid w:val="351D1FD7"/>
    <w:rsid w:val="35312AA1"/>
    <w:rsid w:val="353A66E5"/>
    <w:rsid w:val="353E4427"/>
    <w:rsid w:val="35470E02"/>
    <w:rsid w:val="354B08F2"/>
    <w:rsid w:val="354B0CB3"/>
    <w:rsid w:val="3566572C"/>
    <w:rsid w:val="3569521C"/>
    <w:rsid w:val="3586192A"/>
    <w:rsid w:val="35906305"/>
    <w:rsid w:val="35926521"/>
    <w:rsid w:val="359D0A22"/>
    <w:rsid w:val="35A65B28"/>
    <w:rsid w:val="35CA1F51"/>
    <w:rsid w:val="35D22DC1"/>
    <w:rsid w:val="35ED19A9"/>
    <w:rsid w:val="35ED59B9"/>
    <w:rsid w:val="35EF26A3"/>
    <w:rsid w:val="35F15D4C"/>
    <w:rsid w:val="35FC7E3E"/>
    <w:rsid w:val="36056CF3"/>
    <w:rsid w:val="36070CBD"/>
    <w:rsid w:val="360B06DE"/>
    <w:rsid w:val="360D3DFA"/>
    <w:rsid w:val="361934F1"/>
    <w:rsid w:val="361C0677"/>
    <w:rsid w:val="36211653"/>
    <w:rsid w:val="362C24D2"/>
    <w:rsid w:val="36392E40"/>
    <w:rsid w:val="364A6DFC"/>
    <w:rsid w:val="364D1A9A"/>
    <w:rsid w:val="368C11C2"/>
    <w:rsid w:val="36A71B58"/>
    <w:rsid w:val="36AE25DA"/>
    <w:rsid w:val="36B424C7"/>
    <w:rsid w:val="36D6243D"/>
    <w:rsid w:val="36D729D5"/>
    <w:rsid w:val="36DD37CC"/>
    <w:rsid w:val="36E94DEA"/>
    <w:rsid w:val="36EF34FF"/>
    <w:rsid w:val="36EF52AD"/>
    <w:rsid w:val="36F31241"/>
    <w:rsid w:val="370276D6"/>
    <w:rsid w:val="3709636F"/>
    <w:rsid w:val="371D6267"/>
    <w:rsid w:val="372B776E"/>
    <w:rsid w:val="37374409"/>
    <w:rsid w:val="373F4487"/>
    <w:rsid w:val="374750E9"/>
    <w:rsid w:val="374B2E2B"/>
    <w:rsid w:val="377203B8"/>
    <w:rsid w:val="377759CE"/>
    <w:rsid w:val="377C1237"/>
    <w:rsid w:val="37914715"/>
    <w:rsid w:val="37A91900"/>
    <w:rsid w:val="37B549D4"/>
    <w:rsid w:val="37B81B43"/>
    <w:rsid w:val="37BC1633"/>
    <w:rsid w:val="37C36E66"/>
    <w:rsid w:val="37C702A9"/>
    <w:rsid w:val="37CB7AC8"/>
    <w:rsid w:val="37D20E57"/>
    <w:rsid w:val="37E312B6"/>
    <w:rsid w:val="38066D52"/>
    <w:rsid w:val="380D00E1"/>
    <w:rsid w:val="38172D0E"/>
    <w:rsid w:val="381A45AC"/>
    <w:rsid w:val="382A634A"/>
    <w:rsid w:val="382E5B98"/>
    <w:rsid w:val="382F0057"/>
    <w:rsid w:val="38455ACD"/>
    <w:rsid w:val="3845787B"/>
    <w:rsid w:val="38486DD2"/>
    <w:rsid w:val="384A30E3"/>
    <w:rsid w:val="384F06F9"/>
    <w:rsid w:val="38673C95"/>
    <w:rsid w:val="386F66A6"/>
    <w:rsid w:val="38761A2E"/>
    <w:rsid w:val="38886419"/>
    <w:rsid w:val="38B642D4"/>
    <w:rsid w:val="38BB5D8F"/>
    <w:rsid w:val="38D46E50"/>
    <w:rsid w:val="38ED56B2"/>
    <w:rsid w:val="38F92413"/>
    <w:rsid w:val="390C2146"/>
    <w:rsid w:val="392C4597"/>
    <w:rsid w:val="393618B9"/>
    <w:rsid w:val="3949339B"/>
    <w:rsid w:val="394B0531"/>
    <w:rsid w:val="395806F3"/>
    <w:rsid w:val="396106E4"/>
    <w:rsid w:val="39641F82"/>
    <w:rsid w:val="397D1296"/>
    <w:rsid w:val="398E6FFF"/>
    <w:rsid w:val="3994466D"/>
    <w:rsid w:val="39A24859"/>
    <w:rsid w:val="39A46823"/>
    <w:rsid w:val="39A54802"/>
    <w:rsid w:val="39A5630C"/>
    <w:rsid w:val="39C72511"/>
    <w:rsid w:val="39CF6DF4"/>
    <w:rsid w:val="39D06459"/>
    <w:rsid w:val="39E84962"/>
    <w:rsid w:val="39EE5CF0"/>
    <w:rsid w:val="39F7273B"/>
    <w:rsid w:val="3A0177D1"/>
    <w:rsid w:val="3A0E0140"/>
    <w:rsid w:val="3A161DA8"/>
    <w:rsid w:val="3A1F234D"/>
    <w:rsid w:val="3A3C6A5B"/>
    <w:rsid w:val="3A4678DA"/>
    <w:rsid w:val="3A655FB2"/>
    <w:rsid w:val="3A7461F5"/>
    <w:rsid w:val="3A750F66"/>
    <w:rsid w:val="3A7B3A28"/>
    <w:rsid w:val="3A7C154E"/>
    <w:rsid w:val="3A9B5E78"/>
    <w:rsid w:val="3A9C574C"/>
    <w:rsid w:val="3AB931B0"/>
    <w:rsid w:val="3ACF78CF"/>
    <w:rsid w:val="3AD9074E"/>
    <w:rsid w:val="3ADB1C7A"/>
    <w:rsid w:val="3ADE3FB6"/>
    <w:rsid w:val="3AE74C19"/>
    <w:rsid w:val="3AF37A62"/>
    <w:rsid w:val="3AF439F8"/>
    <w:rsid w:val="3AFF6407"/>
    <w:rsid w:val="3B0D21A6"/>
    <w:rsid w:val="3B131EB2"/>
    <w:rsid w:val="3B190B4B"/>
    <w:rsid w:val="3B252996"/>
    <w:rsid w:val="3B2A71FC"/>
    <w:rsid w:val="3B2C2F74"/>
    <w:rsid w:val="3B3E6803"/>
    <w:rsid w:val="3B4402BD"/>
    <w:rsid w:val="3B5B73B5"/>
    <w:rsid w:val="3B732951"/>
    <w:rsid w:val="3B851A63"/>
    <w:rsid w:val="3B854432"/>
    <w:rsid w:val="3B8B7C9A"/>
    <w:rsid w:val="3B8C756F"/>
    <w:rsid w:val="3B986F4A"/>
    <w:rsid w:val="3B9F35BE"/>
    <w:rsid w:val="3BA47D82"/>
    <w:rsid w:val="3BAC5E63"/>
    <w:rsid w:val="3BAE0151"/>
    <w:rsid w:val="3BB84807"/>
    <w:rsid w:val="3BE177EA"/>
    <w:rsid w:val="3BEB0739"/>
    <w:rsid w:val="3BF05D4F"/>
    <w:rsid w:val="3BF52EC4"/>
    <w:rsid w:val="3BFE3927"/>
    <w:rsid w:val="3BFE66BE"/>
    <w:rsid w:val="3C0D4B53"/>
    <w:rsid w:val="3C0E61D6"/>
    <w:rsid w:val="3C12674A"/>
    <w:rsid w:val="3C1852A6"/>
    <w:rsid w:val="3C186EE1"/>
    <w:rsid w:val="3C2D0D52"/>
    <w:rsid w:val="3C330E21"/>
    <w:rsid w:val="3C430575"/>
    <w:rsid w:val="3C4542ED"/>
    <w:rsid w:val="3C6329C5"/>
    <w:rsid w:val="3C724CF1"/>
    <w:rsid w:val="3C812E4B"/>
    <w:rsid w:val="3C853690"/>
    <w:rsid w:val="3CAF79B9"/>
    <w:rsid w:val="3CC03974"/>
    <w:rsid w:val="3CC50F8A"/>
    <w:rsid w:val="3CC75F2B"/>
    <w:rsid w:val="3CCF005B"/>
    <w:rsid w:val="3CFA0A72"/>
    <w:rsid w:val="3D006466"/>
    <w:rsid w:val="3D356E4E"/>
    <w:rsid w:val="3D485717"/>
    <w:rsid w:val="3D566086"/>
    <w:rsid w:val="3D69400B"/>
    <w:rsid w:val="3D6C5F71"/>
    <w:rsid w:val="3D6D517E"/>
    <w:rsid w:val="3D766F81"/>
    <w:rsid w:val="3D795626"/>
    <w:rsid w:val="3D9546A0"/>
    <w:rsid w:val="3D9A2417"/>
    <w:rsid w:val="3DA54918"/>
    <w:rsid w:val="3DB50FFF"/>
    <w:rsid w:val="3DF15DAF"/>
    <w:rsid w:val="3DFF227A"/>
    <w:rsid w:val="3E015FF2"/>
    <w:rsid w:val="3E0D0E3B"/>
    <w:rsid w:val="3E1600A7"/>
    <w:rsid w:val="3E261EFC"/>
    <w:rsid w:val="3E294FB4"/>
    <w:rsid w:val="3E2C6DE7"/>
    <w:rsid w:val="3E2E18E1"/>
    <w:rsid w:val="3E3068D7"/>
    <w:rsid w:val="3E6A012A"/>
    <w:rsid w:val="3E703177"/>
    <w:rsid w:val="3EA13331"/>
    <w:rsid w:val="3EA370A9"/>
    <w:rsid w:val="3EA572C5"/>
    <w:rsid w:val="3EA66778"/>
    <w:rsid w:val="3EB43064"/>
    <w:rsid w:val="3ED43706"/>
    <w:rsid w:val="3ED951C1"/>
    <w:rsid w:val="3EDB2CE7"/>
    <w:rsid w:val="3EE35222"/>
    <w:rsid w:val="3EED2A1A"/>
    <w:rsid w:val="3EF82F39"/>
    <w:rsid w:val="3F631B80"/>
    <w:rsid w:val="3F6F1681"/>
    <w:rsid w:val="3F713844"/>
    <w:rsid w:val="3F830C89"/>
    <w:rsid w:val="3F8639AD"/>
    <w:rsid w:val="3F8E15BB"/>
    <w:rsid w:val="3F8F3AD1"/>
    <w:rsid w:val="3F964E60"/>
    <w:rsid w:val="3F9966FE"/>
    <w:rsid w:val="3F9A4950"/>
    <w:rsid w:val="3F9D61EE"/>
    <w:rsid w:val="3FB57E69"/>
    <w:rsid w:val="3FC21076"/>
    <w:rsid w:val="3FC7326B"/>
    <w:rsid w:val="3FD140EA"/>
    <w:rsid w:val="3FEB6931"/>
    <w:rsid w:val="40065E0A"/>
    <w:rsid w:val="402317A2"/>
    <w:rsid w:val="402D14D2"/>
    <w:rsid w:val="40490124"/>
    <w:rsid w:val="40520D87"/>
    <w:rsid w:val="40532D51"/>
    <w:rsid w:val="40582115"/>
    <w:rsid w:val="4081166C"/>
    <w:rsid w:val="409710E3"/>
    <w:rsid w:val="40A9471F"/>
    <w:rsid w:val="40C15F0C"/>
    <w:rsid w:val="40CB087C"/>
    <w:rsid w:val="40D551E1"/>
    <w:rsid w:val="40ED561D"/>
    <w:rsid w:val="411029F0"/>
    <w:rsid w:val="411424E0"/>
    <w:rsid w:val="41150A3E"/>
    <w:rsid w:val="411C1395"/>
    <w:rsid w:val="411C63AB"/>
    <w:rsid w:val="412208FF"/>
    <w:rsid w:val="412A4974"/>
    <w:rsid w:val="413606A8"/>
    <w:rsid w:val="41377F7D"/>
    <w:rsid w:val="413E207F"/>
    <w:rsid w:val="414C7ECC"/>
    <w:rsid w:val="4157061F"/>
    <w:rsid w:val="41594D78"/>
    <w:rsid w:val="415E19AD"/>
    <w:rsid w:val="416C40CA"/>
    <w:rsid w:val="41735459"/>
    <w:rsid w:val="41744D2D"/>
    <w:rsid w:val="41782A6F"/>
    <w:rsid w:val="417D0085"/>
    <w:rsid w:val="418A27A2"/>
    <w:rsid w:val="418A4550"/>
    <w:rsid w:val="418D4040"/>
    <w:rsid w:val="41941DFC"/>
    <w:rsid w:val="419A55AA"/>
    <w:rsid w:val="41BD0482"/>
    <w:rsid w:val="41C932CA"/>
    <w:rsid w:val="41EE0F83"/>
    <w:rsid w:val="41FB544E"/>
    <w:rsid w:val="41FD11C6"/>
    <w:rsid w:val="41FF4F3E"/>
    <w:rsid w:val="42002A64"/>
    <w:rsid w:val="421B33FA"/>
    <w:rsid w:val="422C0DC4"/>
    <w:rsid w:val="422C5607"/>
    <w:rsid w:val="42772D26"/>
    <w:rsid w:val="42890CAC"/>
    <w:rsid w:val="429513FF"/>
    <w:rsid w:val="42957651"/>
    <w:rsid w:val="42B42080"/>
    <w:rsid w:val="42C121F4"/>
    <w:rsid w:val="42C132CA"/>
    <w:rsid w:val="42C744B3"/>
    <w:rsid w:val="42C83519"/>
    <w:rsid w:val="42CF5C44"/>
    <w:rsid w:val="42E97F7B"/>
    <w:rsid w:val="42EF3CA7"/>
    <w:rsid w:val="42F02403"/>
    <w:rsid w:val="430A1DED"/>
    <w:rsid w:val="430D71E7"/>
    <w:rsid w:val="43171E14"/>
    <w:rsid w:val="433E55F2"/>
    <w:rsid w:val="4340580E"/>
    <w:rsid w:val="43476B9D"/>
    <w:rsid w:val="438D0328"/>
    <w:rsid w:val="438F47B6"/>
    <w:rsid w:val="4396542E"/>
    <w:rsid w:val="43A22025"/>
    <w:rsid w:val="43A85162"/>
    <w:rsid w:val="43BE4985"/>
    <w:rsid w:val="44254A04"/>
    <w:rsid w:val="4427077C"/>
    <w:rsid w:val="44274FC8"/>
    <w:rsid w:val="442B20B4"/>
    <w:rsid w:val="44326EAC"/>
    <w:rsid w:val="443C4228"/>
    <w:rsid w:val="44444E8A"/>
    <w:rsid w:val="4453331F"/>
    <w:rsid w:val="446077EA"/>
    <w:rsid w:val="44623562"/>
    <w:rsid w:val="4496320C"/>
    <w:rsid w:val="449D0A3E"/>
    <w:rsid w:val="44C1472D"/>
    <w:rsid w:val="44C164DB"/>
    <w:rsid w:val="44D77AAC"/>
    <w:rsid w:val="44DA759D"/>
    <w:rsid w:val="44DC50C3"/>
    <w:rsid w:val="44E4449C"/>
    <w:rsid w:val="45060392"/>
    <w:rsid w:val="4531433C"/>
    <w:rsid w:val="45554E75"/>
    <w:rsid w:val="456D6663"/>
    <w:rsid w:val="45726666"/>
    <w:rsid w:val="457B1B27"/>
    <w:rsid w:val="45835E86"/>
    <w:rsid w:val="458D2861"/>
    <w:rsid w:val="458F65D9"/>
    <w:rsid w:val="45AA3413"/>
    <w:rsid w:val="45AD6A5F"/>
    <w:rsid w:val="45AF0A29"/>
    <w:rsid w:val="45BC4EF4"/>
    <w:rsid w:val="45CA5863"/>
    <w:rsid w:val="45CD7101"/>
    <w:rsid w:val="45D91E81"/>
    <w:rsid w:val="45DE4E6B"/>
    <w:rsid w:val="45E00BE3"/>
    <w:rsid w:val="45E05087"/>
    <w:rsid w:val="45EC7588"/>
    <w:rsid w:val="46250CEB"/>
    <w:rsid w:val="46254E3E"/>
    <w:rsid w:val="462F215A"/>
    <w:rsid w:val="4630153F"/>
    <w:rsid w:val="4630388E"/>
    <w:rsid w:val="46357180"/>
    <w:rsid w:val="46366A55"/>
    <w:rsid w:val="46445615"/>
    <w:rsid w:val="46472A10"/>
    <w:rsid w:val="465515D1"/>
    <w:rsid w:val="4659090B"/>
    <w:rsid w:val="465F6C1E"/>
    <w:rsid w:val="46717A8D"/>
    <w:rsid w:val="46777349"/>
    <w:rsid w:val="467F03FC"/>
    <w:rsid w:val="46827EEC"/>
    <w:rsid w:val="468974CC"/>
    <w:rsid w:val="46957C1F"/>
    <w:rsid w:val="469C15BD"/>
    <w:rsid w:val="469C3FEF"/>
    <w:rsid w:val="46CD03D6"/>
    <w:rsid w:val="46DC75FC"/>
    <w:rsid w:val="46E12E64"/>
    <w:rsid w:val="46E97F6B"/>
    <w:rsid w:val="46FA5CD4"/>
    <w:rsid w:val="46FD57C4"/>
    <w:rsid w:val="47001834"/>
    <w:rsid w:val="4712301E"/>
    <w:rsid w:val="471E5E67"/>
    <w:rsid w:val="47213FAC"/>
    <w:rsid w:val="47354F5E"/>
    <w:rsid w:val="474225B0"/>
    <w:rsid w:val="474F6223"/>
    <w:rsid w:val="47655843"/>
    <w:rsid w:val="476F03A3"/>
    <w:rsid w:val="477E4B57"/>
    <w:rsid w:val="478163F5"/>
    <w:rsid w:val="47946129"/>
    <w:rsid w:val="479A3013"/>
    <w:rsid w:val="479E6C53"/>
    <w:rsid w:val="47AB5220"/>
    <w:rsid w:val="47AF6BDE"/>
    <w:rsid w:val="47B24801"/>
    <w:rsid w:val="47BC6253"/>
    <w:rsid w:val="47C955FC"/>
    <w:rsid w:val="47D77DC3"/>
    <w:rsid w:val="47E349BA"/>
    <w:rsid w:val="47E524E0"/>
    <w:rsid w:val="47EA5D49"/>
    <w:rsid w:val="47ED75E7"/>
    <w:rsid w:val="47F646ED"/>
    <w:rsid w:val="48030BB8"/>
    <w:rsid w:val="481E59F2"/>
    <w:rsid w:val="482374AD"/>
    <w:rsid w:val="48335942"/>
    <w:rsid w:val="483E6094"/>
    <w:rsid w:val="48451321"/>
    <w:rsid w:val="485D651B"/>
    <w:rsid w:val="48623B31"/>
    <w:rsid w:val="48645AFB"/>
    <w:rsid w:val="48790E7B"/>
    <w:rsid w:val="488C32A4"/>
    <w:rsid w:val="48903823"/>
    <w:rsid w:val="48BF2D31"/>
    <w:rsid w:val="48D72771"/>
    <w:rsid w:val="48DD58AD"/>
    <w:rsid w:val="48E1539E"/>
    <w:rsid w:val="48E46C3C"/>
    <w:rsid w:val="48EB7FCA"/>
    <w:rsid w:val="48F21359"/>
    <w:rsid w:val="48FA68BD"/>
    <w:rsid w:val="491C12E5"/>
    <w:rsid w:val="492B6619"/>
    <w:rsid w:val="49470F79"/>
    <w:rsid w:val="49A5461D"/>
    <w:rsid w:val="49AF0FF8"/>
    <w:rsid w:val="49C10EDE"/>
    <w:rsid w:val="49D46323"/>
    <w:rsid w:val="49DE18DD"/>
    <w:rsid w:val="49ED38CE"/>
    <w:rsid w:val="49F20EE5"/>
    <w:rsid w:val="4A0155CC"/>
    <w:rsid w:val="4A161077"/>
    <w:rsid w:val="4A534079"/>
    <w:rsid w:val="4A743FEF"/>
    <w:rsid w:val="4A783AE0"/>
    <w:rsid w:val="4A965D14"/>
    <w:rsid w:val="4A9A1CA8"/>
    <w:rsid w:val="4AAF5028"/>
    <w:rsid w:val="4AB776BF"/>
    <w:rsid w:val="4AC76815"/>
    <w:rsid w:val="4AF40C8C"/>
    <w:rsid w:val="4AF55130"/>
    <w:rsid w:val="4B0215FB"/>
    <w:rsid w:val="4B02784D"/>
    <w:rsid w:val="4B055663"/>
    <w:rsid w:val="4B101F6A"/>
    <w:rsid w:val="4B137364"/>
    <w:rsid w:val="4B15132F"/>
    <w:rsid w:val="4B2B0B52"/>
    <w:rsid w:val="4B471525"/>
    <w:rsid w:val="4B685902"/>
    <w:rsid w:val="4B7047B7"/>
    <w:rsid w:val="4B797B0F"/>
    <w:rsid w:val="4B7C315C"/>
    <w:rsid w:val="4BAB1C93"/>
    <w:rsid w:val="4BB772D0"/>
    <w:rsid w:val="4BD42F98"/>
    <w:rsid w:val="4BD96800"/>
    <w:rsid w:val="4BDE5BC4"/>
    <w:rsid w:val="4C0513A3"/>
    <w:rsid w:val="4C0854B8"/>
    <w:rsid w:val="4C3B4DC5"/>
    <w:rsid w:val="4C40062D"/>
    <w:rsid w:val="4C567E51"/>
    <w:rsid w:val="4C5C4D3B"/>
    <w:rsid w:val="4C6205A3"/>
    <w:rsid w:val="4C650094"/>
    <w:rsid w:val="4C6C31D0"/>
    <w:rsid w:val="4CB608EF"/>
    <w:rsid w:val="4CBD7ED0"/>
    <w:rsid w:val="4CC86E8C"/>
    <w:rsid w:val="4CCA6149"/>
    <w:rsid w:val="4CDE155A"/>
    <w:rsid w:val="4CF02842"/>
    <w:rsid w:val="4D0F7FFF"/>
    <w:rsid w:val="4D2059A5"/>
    <w:rsid w:val="4D23582A"/>
    <w:rsid w:val="4D265A75"/>
    <w:rsid w:val="4D275349"/>
    <w:rsid w:val="4D341814"/>
    <w:rsid w:val="4D3C7046"/>
    <w:rsid w:val="4D477799"/>
    <w:rsid w:val="4D50638C"/>
    <w:rsid w:val="4D626381"/>
    <w:rsid w:val="4D752558"/>
    <w:rsid w:val="4D7C38E7"/>
    <w:rsid w:val="4D852BDF"/>
    <w:rsid w:val="4D8602C2"/>
    <w:rsid w:val="4D9D385D"/>
    <w:rsid w:val="4DA62712"/>
    <w:rsid w:val="4DB017E2"/>
    <w:rsid w:val="4DB85AC7"/>
    <w:rsid w:val="4DC66910"/>
    <w:rsid w:val="4DD97C2D"/>
    <w:rsid w:val="4DE80F7C"/>
    <w:rsid w:val="4DE8501E"/>
    <w:rsid w:val="4DF53C62"/>
    <w:rsid w:val="4DF74D1B"/>
    <w:rsid w:val="4DFA0CB0"/>
    <w:rsid w:val="4DFC0584"/>
    <w:rsid w:val="4E287413"/>
    <w:rsid w:val="4E353A96"/>
    <w:rsid w:val="4E455264"/>
    <w:rsid w:val="4E593C28"/>
    <w:rsid w:val="4E685C19"/>
    <w:rsid w:val="4E720846"/>
    <w:rsid w:val="4E880069"/>
    <w:rsid w:val="4E984750"/>
    <w:rsid w:val="4EAC1FAA"/>
    <w:rsid w:val="4EB26E94"/>
    <w:rsid w:val="4EB66985"/>
    <w:rsid w:val="4EBB043F"/>
    <w:rsid w:val="4EC5306C"/>
    <w:rsid w:val="4ED676B8"/>
    <w:rsid w:val="4EDE412D"/>
    <w:rsid w:val="4EE71234"/>
    <w:rsid w:val="4EF63225"/>
    <w:rsid w:val="4EF67AD6"/>
    <w:rsid w:val="4F005E52"/>
    <w:rsid w:val="4F053C3E"/>
    <w:rsid w:val="4F0C39F5"/>
    <w:rsid w:val="4F0F2539"/>
    <w:rsid w:val="4F247D92"/>
    <w:rsid w:val="4F2833E3"/>
    <w:rsid w:val="4F367AC5"/>
    <w:rsid w:val="4F367DF3"/>
    <w:rsid w:val="4F477F24"/>
    <w:rsid w:val="4F5A7C58"/>
    <w:rsid w:val="4F5B752C"/>
    <w:rsid w:val="4F5D32A4"/>
    <w:rsid w:val="4F6D266E"/>
    <w:rsid w:val="4F7D23C8"/>
    <w:rsid w:val="4F860A4D"/>
    <w:rsid w:val="4FA9473B"/>
    <w:rsid w:val="4FB44097"/>
    <w:rsid w:val="4FD712A8"/>
    <w:rsid w:val="4FDD43E5"/>
    <w:rsid w:val="4FDF0786"/>
    <w:rsid w:val="4FF57980"/>
    <w:rsid w:val="4FF754A7"/>
    <w:rsid w:val="4FF9121F"/>
    <w:rsid w:val="4FF97471"/>
    <w:rsid w:val="50151DD1"/>
    <w:rsid w:val="501A73E7"/>
    <w:rsid w:val="5023629C"/>
    <w:rsid w:val="50306C0B"/>
    <w:rsid w:val="504A1A7A"/>
    <w:rsid w:val="504B2EFC"/>
    <w:rsid w:val="50585DB8"/>
    <w:rsid w:val="505E5526"/>
    <w:rsid w:val="50642364"/>
    <w:rsid w:val="508825A3"/>
    <w:rsid w:val="50926F7D"/>
    <w:rsid w:val="50962F12"/>
    <w:rsid w:val="50964CC0"/>
    <w:rsid w:val="509C1BAA"/>
    <w:rsid w:val="50C17863"/>
    <w:rsid w:val="50CC6933"/>
    <w:rsid w:val="50D37CC2"/>
    <w:rsid w:val="50DB5AC0"/>
    <w:rsid w:val="50E13A61"/>
    <w:rsid w:val="50F73284"/>
    <w:rsid w:val="511035AB"/>
    <w:rsid w:val="51120D5D"/>
    <w:rsid w:val="511E3C47"/>
    <w:rsid w:val="51271DBC"/>
    <w:rsid w:val="51453FF0"/>
    <w:rsid w:val="51532A7B"/>
    <w:rsid w:val="51532BB1"/>
    <w:rsid w:val="515D0341"/>
    <w:rsid w:val="515F79A9"/>
    <w:rsid w:val="51646B6C"/>
    <w:rsid w:val="516D5DA7"/>
    <w:rsid w:val="51703763"/>
    <w:rsid w:val="517843C5"/>
    <w:rsid w:val="517A013D"/>
    <w:rsid w:val="517A638F"/>
    <w:rsid w:val="51842D6A"/>
    <w:rsid w:val="5187285A"/>
    <w:rsid w:val="518C60C3"/>
    <w:rsid w:val="519F7BA4"/>
    <w:rsid w:val="51A74CAA"/>
    <w:rsid w:val="51C21AE4"/>
    <w:rsid w:val="51C94C21"/>
    <w:rsid w:val="51D51818"/>
    <w:rsid w:val="51E101BC"/>
    <w:rsid w:val="520B5239"/>
    <w:rsid w:val="521D4F6D"/>
    <w:rsid w:val="521F2A93"/>
    <w:rsid w:val="522D3402"/>
    <w:rsid w:val="523522B6"/>
    <w:rsid w:val="5237602E"/>
    <w:rsid w:val="523A5B1F"/>
    <w:rsid w:val="524D7600"/>
    <w:rsid w:val="525941F7"/>
    <w:rsid w:val="52645A0F"/>
    <w:rsid w:val="526D37FE"/>
    <w:rsid w:val="52860D64"/>
    <w:rsid w:val="528E0576"/>
    <w:rsid w:val="52AD52B2"/>
    <w:rsid w:val="52BD438B"/>
    <w:rsid w:val="52C13B4A"/>
    <w:rsid w:val="52E55A8A"/>
    <w:rsid w:val="52EA30A1"/>
    <w:rsid w:val="531D4431"/>
    <w:rsid w:val="532F6D06"/>
    <w:rsid w:val="53310CD0"/>
    <w:rsid w:val="53422EDD"/>
    <w:rsid w:val="534D3630"/>
    <w:rsid w:val="53511372"/>
    <w:rsid w:val="535E583D"/>
    <w:rsid w:val="53650979"/>
    <w:rsid w:val="53715570"/>
    <w:rsid w:val="53963229"/>
    <w:rsid w:val="53A44BEF"/>
    <w:rsid w:val="53A7520E"/>
    <w:rsid w:val="53AE40CE"/>
    <w:rsid w:val="53AF1153"/>
    <w:rsid w:val="53B67427"/>
    <w:rsid w:val="53CB14A9"/>
    <w:rsid w:val="53F8359B"/>
    <w:rsid w:val="53FA7313"/>
    <w:rsid w:val="5402266C"/>
    <w:rsid w:val="540C3BAA"/>
    <w:rsid w:val="541505F1"/>
    <w:rsid w:val="5463135D"/>
    <w:rsid w:val="54703A7A"/>
    <w:rsid w:val="54843081"/>
    <w:rsid w:val="54984970"/>
    <w:rsid w:val="549C03CB"/>
    <w:rsid w:val="54E16725"/>
    <w:rsid w:val="54ED50CA"/>
    <w:rsid w:val="54F22BCE"/>
    <w:rsid w:val="54FB1595"/>
    <w:rsid w:val="5511700B"/>
    <w:rsid w:val="552173E4"/>
    <w:rsid w:val="55314FB7"/>
    <w:rsid w:val="554A791A"/>
    <w:rsid w:val="554E3DBB"/>
    <w:rsid w:val="555451BA"/>
    <w:rsid w:val="555B64D8"/>
    <w:rsid w:val="55674E7D"/>
    <w:rsid w:val="55805F3E"/>
    <w:rsid w:val="55894DF3"/>
    <w:rsid w:val="55B40445"/>
    <w:rsid w:val="55D87B28"/>
    <w:rsid w:val="55D95E35"/>
    <w:rsid w:val="55DB3175"/>
    <w:rsid w:val="55DB4F23"/>
    <w:rsid w:val="56002BDB"/>
    <w:rsid w:val="56066443"/>
    <w:rsid w:val="560F25C7"/>
    <w:rsid w:val="561F5757"/>
    <w:rsid w:val="56242D6E"/>
    <w:rsid w:val="56382375"/>
    <w:rsid w:val="56384123"/>
    <w:rsid w:val="564451BE"/>
    <w:rsid w:val="56446F6C"/>
    <w:rsid w:val="564B20A8"/>
    <w:rsid w:val="565D1FD4"/>
    <w:rsid w:val="565F7902"/>
    <w:rsid w:val="566969D2"/>
    <w:rsid w:val="566E3FE9"/>
    <w:rsid w:val="56717635"/>
    <w:rsid w:val="56755377"/>
    <w:rsid w:val="56A47A0A"/>
    <w:rsid w:val="56AB2B47"/>
    <w:rsid w:val="56B85264"/>
    <w:rsid w:val="56E61DD1"/>
    <w:rsid w:val="570A3D11"/>
    <w:rsid w:val="570B1838"/>
    <w:rsid w:val="570F30D6"/>
    <w:rsid w:val="572A7F10"/>
    <w:rsid w:val="573C5E95"/>
    <w:rsid w:val="574134AB"/>
    <w:rsid w:val="575136EE"/>
    <w:rsid w:val="575651A9"/>
    <w:rsid w:val="57731472"/>
    <w:rsid w:val="577949F3"/>
    <w:rsid w:val="57853398"/>
    <w:rsid w:val="5785783C"/>
    <w:rsid w:val="578C0BCA"/>
    <w:rsid w:val="578E4942"/>
    <w:rsid w:val="57AF48B9"/>
    <w:rsid w:val="57B7551B"/>
    <w:rsid w:val="57CE11E3"/>
    <w:rsid w:val="57E722A5"/>
    <w:rsid w:val="57EC78BB"/>
    <w:rsid w:val="58003366"/>
    <w:rsid w:val="580E5A83"/>
    <w:rsid w:val="581D1822"/>
    <w:rsid w:val="58207565"/>
    <w:rsid w:val="582F2BC5"/>
    <w:rsid w:val="58417880"/>
    <w:rsid w:val="58466FCB"/>
    <w:rsid w:val="584C035A"/>
    <w:rsid w:val="58627B7D"/>
    <w:rsid w:val="5866766D"/>
    <w:rsid w:val="58694DA2"/>
    <w:rsid w:val="58825B29"/>
    <w:rsid w:val="589715D5"/>
    <w:rsid w:val="58977827"/>
    <w:rsid w:val="589C308F"/>
    <w:rsid w:val="58D5034F"/>
    <w:rsid w:val="58D565A1"/>
    <w:rsid w:val="58DF4D2A"/>
    <w:rsid w:val="58FD3402"/>
    <w:rsid w:val="59154BEF"/>
    <w:rsid w:val="592A069B"/>
    <w:rsid w:val="593B4656"/>
    <w:rsid w:val="59464DA9"/>
    <w:rsid w:val="594D6137"/>
    <w:rsid w:val="594F0101"/>
    <w:rsid w:val="59684D1F"/>
    <w:rsid w:val="59870BDB"/>
    <w:rsid w:val="5996622D"/>
    <w:rsid w:val="59A65848"/>
    <w:rsid w:val="59A73A9A"/>
    <w:rsid w:val="59B21A73"/>
    <w:rsid w:val="59BB2A5F"/>
    <w:rsid w:val="59C06909"/>
    <w:rsid w:val="59DD395F"/>
    <w:rsid w:val="59E44CEE"/>
    <w:rsid w:val="59FB3DE5"/>
    <w:rsid w:val="5A00764E"/>
    <w:rsid w:val="5A0233C6"/>
    <w:rsid w:val="5A094754"/>
    <w:rsid w:val="5A160C1F"/>
    <w:rsid w:val="5A1B6236"/>
    <w:rsid w:val="5A276988"/>
    <w:rsid w:val="5A2E41BB"/>
    <w:rsid w:val="5A327B66"/>
    <w:rsid w:val="5A767910"/>
    <w:rsid w:val="5A90452E"/>
    <w:rsid w:val="5A9B1124"/>
    <w:rsid w:val="5AA224B3"/>
    <w:rsid w:val="5AB13779"/>
    <w:rsid w:val="5AB26B9A"/>
    <w:rsid w:val="5ABC3575"/>
    <w:rsid w:val="5ABF6D03"/>
    <w:rsid w:val="5AC36AE1"/>
    <w:rsid w:val="5ACA1C50"/>
    <w:rsid w:val="5AEE1F59"/>
    <w:rsid w:val="5AFA409D"/>
    <w:rsid w:val="5AFC08CE"/>
    <w:rsid w:val="5B01367D"/>
    <w:rsid w:val="5B04316E"/>
    <w:rsid w:val="5B1C2265"/>
    <w:rsid w:val="5B386F4C"/>
    <w:rsid w:val="5B3E21DC"/>
    <w:rsid w:val="5B416879"/>
    <w:rsid w:val="5B4C63CC"/>
    <w:rsid w:val="5B5137E3"/>
    <w:rsid w:val="5B5A2D8E"/>
    <w:rsid w:val="5B5B0FE0"/>
    <w:rsid w:val="5B637E94"/>
    <w:rsid w:val="5B6F05E7"/>
    <w:rsid w:val="5B800A46"/>
    <w:rsid w:val="5B830D19"/>
    <w:rsid w:val="5B995B10"/>
    <w:rsid w:val="5BA741CE"/>
    <w:rsid w:val="5BC16969"/>
    <w:rsid w:val="5BDE751B"/>
    <w:rsid w:val="5BF62AB6"/>
    <w:rsid w:val="5BFB1E7B"/>
    <w:rsid w:val="5C156E2E"/>
    <w:rsid w:val="5C191B77"/>
    <w:rsid w:val="5C1E3DBB"/>
    <w:rsid w:val="5C207B33"/>
    <w:rsid w:val="5C2C0286"/>
    <w:rsid w:val="5C2F5FC8"/>
    <w:rsid w:val="5C504241"/>
    <w:rsid w:val="5C5F065B"/>
    <w:rsid w:val="5C8B76A2"/>
    <w:rsid w:val="5C930BF6"/>
    <w:rsid w:val="5C9D564B"/>
    <w:rsid w:val="5CA16EC6"/>
    <w:rsid w:val="5CAA7955"/>
    <w:rsid w:val="5CAB38A1"/>
    <w:rsid w:val="5CBC48F5"/>
    <w:rsid w:val="5CC46711"/>
    <w:rsid w:val="5CC6692D"/>
    <w:rsid w:val="5CD56B70"/>
    <w:rsid w:val="5CDB3A5A"/>
    <w:rsid w:val="5CE60D7D"/>
    <w:rsid w:val="5CE84282"/>
    <w:rsid w:val="5CEB6393"/>
    <w:rsid w:val="5CED3EB9"/>
    <w:rsid w:val="5D080CF3"/>
    <w:rsid w:val="5D094A6B"/>
    <w:rsid w:val="5D0C00B7"/>
    <w:rsid w:val="5D147462"/>
    <w:rsid w:val="5D1A0A26"/>
    <w:rsid w:val="5D212A6C"/>
    <w:rsid w:val="5D276C9F"/>
    <w:rsid w:val="5D284EF1"/>
    <w:rsid w:val="5D2C42B6"/>
    <w:rsid w:val="5D335644"/>
    <w:rsid w:val="5D3715D8"/>
    <w:rsid w:val="5D5C1E8F"/>
    <w:rsid w:val="5D79399F"/>
    <w:rsid w:val="5D867E6A"/>
    <w:rsid w:val="5D9E51B4"/>
    <w:rsid w:val="5DA33C1E"/>
    <w:rsid w:val="5DC56BE4"/>
    <w:rsid w:val="5DD06077"/>
    <w:rsid w:val="5DEC2376"/>
    <w:rsid w:val="5DFB0858"/>
    <w:rsid w:val="5E0A20EB"/>
    <w:rsid w:val="5E174F66"/>
    <w:rsid w:val="5E2969B6"/>
    <w:rsid w:val="5E421FE3"/>
    <w:rsid w:val="5E543AC4"/>
    <w:rsid w:val="5E736640"/>
    <w:rsid w:val="5E824AD5"/>
    <w:rsid w:val="5E9A1E1F"/>
    <w:rsid w:val="5EB34C8F"/>
    <w:rsid w:val="5ED846F5"/>
    <w:rsid w:val="5EE237C6"/>
    <w:rsid w:val="5EFA0523"/>
    <w:rsid w:val="5F0B4ACB"/>
    <w:rsid w:val="5F0E6369"/>
    <w:rsid w:val="5F166FCB"/>
    <w:rsid w:val="5F1832F7"/>
    <w:rsid w:val="5F27763B"/>
    <w:rsid w:val="5F2F25DB"/>
    <w:rsid w:val="5F4973A1"/>
    <w:rsid w:val="5F4D50E3"/>
    <w:rsid w:val="5F507BE6"/>
    <w:rsid w:val="5F5A15AE"/>
    <w:rsid w:val="5F5A335C"/>
    <w:rsid w:val="5F8959EF"/>
    <w:rsid w:val="5F8B5C0B"/>
    <w:rsid w:val="5F904FD0"/>
    <w:rsid w:val="5F9A7BFD"/>
    <w:rsid w:val="5F9F3465"/>
    <w:rsid w:val="5FB27537"/>
    <w:rsid w:val="5FB94527"/>
    <w:rsid w:val="5FC52ECB"/>
    <w:rsid w:val="5FD650D9"/>
    <w:rsid w:val="5FE86BBA"/>
    <w:rsid w:val="5FF358A6"/>
    <w:rsid w:val="5FF53085"/>
    <w:rsid w:val="5FFA0D2C"/>
    <w:rsid w:val="60017C7C"/>
    <w:rsid w:val="601A205F"/>
    <w:rsid w:val="60206354"/>
    <w:rsid w:val="60251BBC"/>
    <w:rsid w:val="60302C77"/>
    <w:rsid w:val="603D5158"/>
    <w:rsid w:val="60730B79"/>
    <w:rsid w:val="607410C5"/>
    <w:rsid w:val="607E307A"/>
    <w:rsid w:val="60911000"/>
    <w:rsid w:val="60924A0D"/>
    <w:rsid w:val="60940AF0"/>
    <w:rsid w:val="609603C4"/>
    <w:rsid w:val="60AF592A"/>
    <w:rsid w:val="60B44CEE"/>
    <w:rsid w:val="60C439CA"/>
    <w:rsid w:val="60C969EB"/>
    <w:rsid w:val="60C97884"/>
    <w:rsid w:val="60D84E80"/>
    <w:rsid w:val="60DB671F"/>
    <w:rsid w:val="60EB4BB4"/>
    <w:rsid w:val="60F73E5E"/>
    <w:rsid w:val="60FC2464"/>
    <w:rsid w:val="61085A7A"/>
    <w:rsid w:val="6116474A"/>
    <w:rsid w:val="611F52C9"/>
    <w:rsid w:val="614D1FBB"/>
    <w:rsid w:val="61554044"/>
    <w:rsid w:val="615F3904"/>
    <w:rsid w:val="61614E7D"/>
    <w:rsid w:val="6166248C"/>
    <w:rsid w:val="616E6854"/>
    <w:rsid w:val="61750921"/>
    <w:rsid w:val="617605EE"/>
    <w:rsid w:val="61761FA3"/>
    <w:rsid w:val="617D1584"/>
    <w:rsid w:val="6186668A"/>
    <w:rsid w:val="61B17361"/>
    <w:rsid w:val="61FE26C5"/>
    <w:rsid w:val="621023F8"/>
    <w:rsid w:val="621150B7"/>
    <w:rsid w:val="621A5025"/>
    <w:rsid w:val="623A1223"/>
    <w:rsid w:val="62402CDD"/>
    <w:rsid w:val="62524EE4"/>
    <w:rsid w:val="62682234"/>
    <w:rsid w:val="62740BD9"/>
    <w:rsid w:val="62791D4B"/>
    <w:rsid w:val="627E55B4"/>
    <w:rsid w:val="628B34E1"/>
    <w:rsid w:val="62922E0D"/>
    <w:rsid w:val="629848C7"/>
    <w:rsid w:val="629B6165"/>
    <w:rsid w:val="629D3C8C"/>
    <w:rsid w:val="62A74B0A"/>
    <w:rsid w:val="62BD60DC"/>
    <w:rsid w:val="62CA6A4B"/>
    <w:rsid w:val="62CF14E8"/>
    <w:rsid w:val="62E47B0C"/>
    <w:rsid w:val="62EE2739"/>
    <w:rsid w:val="62FA10DE"/>
    <w:rsid w:val="63117482"/>
    <w:rsid w:val="6315416A"/>
    <w:rsid w:val="63304B00"/>
    <w:rsid w:val="633337AF"/>
    <w:rsid w:val="634C56B2"/>
    <w:rsid w:val="635247D8"/>
    <w:rsid w:val="63584057"/>
    <w:rsid w:val="63652E30"/>
    <w:rsid w:val="637B1AF3"/>
    <w:rsid w:val="639024CF"/>
    <w:rsid w:val="63984453"/>
    <w:rsid w:val="63AB4186"/>
    <w:rsid w:val="63BA261B"/>
    <w:rsid w:val="63C67212"/>
    <w:rsid w:val="63C94F54"/>
    <w:rsid w:val="63CB65D6"/>
    <w:rsid w:val="63D95197"/>
    <w:rsid w:val="63EB4ECB"/>
    <w:rsid w:val="63F20007"/>
    <w:rsid w:val="63F4603A"/>
    <w:rsid w:val="63F773CC"/>
    <w:rsid w:val="63FB156D"/>
    <w:rsid w:val="641E2BAA"/>
    <w:rsid w:val="64287ECD"/>
    <w:rsid w:val="64550596"/>
    <w:rsid w:val="6457430E"/>
    <w:rsid w:val="645E744B"/>
    <w:rsid w:val="646F3406"/>
    <w:rsid w:val="64744272"/>
    <w:rsid w:val="647C3221"/>
    <w:rsid w:val="64882719"/>
    <w:rsid w:val="648E47C6"/>
    <w:rsid w:val="64921BDB"/>
    <w:rsid w:val="64974AA5"/>
    <w:rsid w:val="64B74DAD"/>
    <w:rsid w:val="64C27FCD"/>
    <w:rsid w:val="64D23995"/>
    <w:rsid w:val="64E060B2"/>
    <w:rsid w:val="64E42046"/>
    <w:rsid w:val="64E57B6C"/>
    <w:rsid w:val="650A75D2"/>
    <w:rsid w:val="650F4BE9"/>
    <w:rsid w:val="65222B6E"/>
    <w:rsid w:val="652341F0"/>
    <w:rsid w:val="65240694"/>
    <w:rsid w:val="652F5BBD"/>
    <w:rsid w:val="65314B5F"/>
    <w:rsid w:val="65336B29"/>
    <w:rsid w:val="653528A1"/>
    <w:rsid w:val="653E102A"/>
    <w:rsid w:val="65510D5D"/>
    <w:rsid w:val="6558033E"/>
    <w:rsid w:val="656032D8"/>
    <w:rsid w:val="6562740E"/>
    <w:rsid w:val="65654809"/>
    <w:rsid w:val="65870C23"/>
    <w:rsid w:val="658B24C1"/>
    <w:rsid w:val="658E7A69"/>
    <w:rsid w:val="659A2704"/>
    <w:rsid w:val="659F41BF"/>
    <w:rsid w:val="65B55790"/>
    <w:rsid w:val="65BF216B"/>
    <w:rsid w:val="65C634F9"/>
    <w:rsid w:val="65C77271"/>
    <w:rsid w:val="65D75707"/>
    <w:rsid w:val="6603474E"/>
    <w:rsid w:val="660D737A"/>
    <w:rsid w:val="661C75BD"/>
    <w:rsid w:val="66291CDA"/>
    <w:rsid w:val="6632194C"/>
    <w:rsid w:val="66372649"/>
    <w:rsid w:val="66383CCB"/>
    <w:rsid w:val="666B5E4F"/>
    <w:rsid w:val="6683763C"/>
    <w:rsid w:val="66944CA3"/>
    <w:rsid w:val="66A15D14"/>
    <w:rsid w:val="66A870A3"/>
    <w:rsid w:val="66AB31DE"/>
    <w:rsid w:val="66B75538"/>
    <w:rsid w:val="66C07E07"/>
    <w:rsid w:val="66CA31C0"/>
    <w:rsid w:val="66D25ECE"/>
    <w:rsid w:val="66D47E98"/>
    <w:rsid w:val="66D863DF"/>
    <w:rsid w:val="66E16111"/>
    <w:rsid w:val="66F61BBC"/>
    <w:rsid w:val="66F81DD8"/>
    <w:rsid w:val="66F83B86"/>
    <w:rsid w:val="67006EDF"/>
    <w:rsid w:val="670A38BA"/>
    <w:rsid w:val="670F0ED0"/>
    <w:rsid w:val="67117FE8"/>
    <w:rsid w:val="671571E5"/>
    <w:rsid w:val="67185FD7"/>
    <w:rsid w:val="67444E9E"/>
    <w:rsid w:val="674F751F"/>
    <w:rsid w:val="67544B35"/>
    <w:rsid w:val="67584625"/>
    <w:rsid w:val="675B1F33"/>
    <w:rsid w:val="67702665"/>
    <w:rsid w:val="67760F4F"/>
    <w:rsid w:val="67890C82"/>
    <w:rsid w:val="67962EA7"/>
    <w:rsid w:val="6796339F"/>
    <w:rsid w:val="67A7735B"/>
    <w:rsid w:val="67D363A2"/>
    <w:rsid w:val="67DD4B2A"/>
    <w:rsid w:val="67E05496"/>
    <w:rsid w:val="67EB36EB"/>
    <w:rsid w:val="67ED117D"/>
    <w:rsid w:val="67EF0A01"/>
    <w:rsid w:val="67F24A7A"/>
    <w:rsid w:val="67F65BEC"/>
    <w:rsid w:val="67FF7197"/>
    <w:rsid w:val="68012F0F"/>
    <w:rsid w:val="6802321B"/>
    <w:rsid w:val="68071BA7"/>
    <w:rsid w:val="68133CEE"/>
    <w:rsid w:val="68262975"/>
    <w:rsid w:val="682E182A"/>
    <w:rsid w:val="683055A2"/>
    <w:rsid w:val="68376930"/>
    <w:rsid w:val="684260C2"/>
    <w:rsid w:val="684D3A5E"/>
    <w:rsid w:val="685333BB"/>
    <w:rsid w:val="685F7C35"/>
    <w:rsid w:val="6861575B"/>
    <w:rsid w:val="68784853"/>
    <w:rsid w:val="68790CF7"/>
    <w:rsid w:val="68A33FC6"/>
    <w:rsid w:val="68AF64C7"/>
    <w:rsid w:val="68C1269E"/>
    <w:rsid w:val="68EF0FB9"/>
    <w:rsid w:val="68F22857"/>
    <w:rsid w:val="69020CEC"/>
    <w:rsid w:val="69065F8E"/>
    <w:rsid w:val="69164798"/>
    <w:rsid w:val="691D5EF5"/>
    <w:rsid w:val="69224EEB"/>
    <w:rsid w:val="692639E6"/>
    <w:rsid w:val="695305FF"/>
    <w:rsid w:val="695E7EED"/>
    <w:rsid w:val="698A0CE2"/>
    <w:rsid w:val="69907DD3"/>
    <w:rsid w:val="69967687"/>
    <w:rsid w:val="69AA5856"/>
    <w:rsid w:val="69AA6DE0"/>
    <w:rsid w:val="69AB44CC"/>
    <w:rsid w:val="69D60BF7"/>
    <w:rsid w:val="69DA3A17"/>
    <w:rsid w:val="69E623BC"/>
    <w:rsid w:val="69EB79D2"/>
    <w:rsid w:val="69EC72A7"/>
    <w:rsid w:val="69F3180C"/>
    <w:rsid w:val="6A0B3BD1"/>
    <w:rsid w:val="6A242EE4"/>
    <w:rsid w:val="6A3A44B6"/>
    <w:rsid w:val="6A3D3FA6"/>
    <w:rsid w:val="6A4315BC"/>
    <w:rsid w:val="6A6E23B2"/>
    <w:rsid w:val="6A815C41"/>
    <w:rsid w:val="6AAA163C"/>
    <w:rsid w:val="6AAD4C88"/>
    <w:rsid w:val="6AAF0A00"/>
    <w:rsid w:val="6AB51D8E"/>
    <w:rsid w:val="6AB9362D"/>
    <w:rsid w:val="6ACB3360"/>
    <w:rsid w:val="6AD22940"/>
    <w:rsid w:val="6AD246EE"/>
    <w:rsid w:val="6AE3279B"/>
    <w:rsid w:val="6AE508C6"/>
    <w:rsid w:val="6AEA1A38"/>
    <w:rsid w:val="6AF04462"/>
    <w:rsid w:val="6AF11595"/>
    <w:rsid w:val="6AFE295E"/>
    <w:rsid w:val="6B013226"/>
    <w:rsid w:val="6B15282D"/>
    <w:rsid w:val="6B1765A5"/>
    <w:rsid w:val="6B1D005F"/>
    <w:rsid w:val="6B225676"/>
    <w:rsid w:val="6B252AE7"/>
    <w:rsid w:val="6B264A3A"/>
    <w:rsid w:val="6B2F1B41"/>
    <w:rsid w:val="6B3233DF"/>
    <w:rsid w:val="6B340F05"/>
    <w:rsid w:val="6B3929BF"/>
    <w:rsid w:val="6B4F073B"/>
    <w:rsid w:val="6B506EB0"/>
    <w:rsid w:val="6B581098"/>
    <w:rsid w:val="6B5E2426"/>
    <w:rsid w:val="6B6C07CE"/>
    <w:rsid w:val="6B715CB5"/>
    <w:rsid w:val="6B735ED1"/>
    <w:rsid w:val="6B737C7F"/>
    <w:rsid w:val="6B826114"/>
    <w:rsid w:val="6B881251"/>
    <w:rsid w:val="6B8A7C26"/>
    <w:rsid w:val="6BA442DD"/>
    <w:rsid w:val="6BAC3191"/>
    <w:rsid w:val="6BB021BC"/>
    <w:rsid w:val="6BC04E8F"/>
    <w:rsid w:val="6BC73B27"/>
    <w:rsid w:val="6BCB7ABB"/>
    <w:rsid w:val="6BCE3108"/>
    <w:rsid w:val="6BD35F2D"/>
    <w:rsid w:val="6BDD77EF"/>
    <w:rsid w:val="6C240F7A"/>
    <w:rsid w:val="6C2A191F"/>
    <w:rsid w:val="6C4B29AA"/>
    <w:rsid w:val="6C7041BF"/>
    <w:rsid w:val="6C7C2B64"/>
    <w:rsid w:val="6C983716"/>
    <w:rsid w:val="6CB13570"/>
    <w:rsid w:val="6CB542C8"/>
    <w:rsid w:val="6CC60283"/>
    <w:rsid w:val="6CCE0EE6"/>
    <w:rsid w:val="6CE150BD"/>
    <w:rsid w:val="6CFE60D8"/>
    <w:rsid w:val="6D036DE1"/>
    <w:rsid w:val="6D0A4613"/>
    <w:rsid w:val="6D0B205B"/>
    <w:rsid w:val="6D140FEE"/>
    <w:rsid w:val="6D154D66"/>
    <w:rsid w:val="6D2028D6"/>
    <w:rsid w:val="6D2154B9"/>
    <w:rsid w:val="6D396CA7"/>
    <w:rsid w:val="6D463172"/>
    <w:rsid w:val="6D4B2536"/>
    <w:rsid w:val="6D505D9E"/>
    <w:rsid w:val="6D6C208B"/>
    <w:rsid w:val="6D920165"/>
    <w:rsid w:val="6D992BF8"/>
    <w:rsid w:val="6D995997"/>
    <w:rsid w:val="6DA210B8"/>
    <w:rsid w:val="6DA46816"/>
    <w:rsid w:val="6DCA3DA3"/>
    <w:rsid w:val="6DCC18C9"/>
    <w:rsid w:val="6DE05374"/>
    <w:rsid w:val="6DE170D3"/>
    <w:rsid w:val="6DE3690D"/>
    <w:rsid w:val="6DE64DA7"/>
    <w:rsid w:val="6DEF3809"/>
    <w:rsid w:val="6DF87335"/>
    <w:rsid w:val="6E001573"/>
    <w:rsid w:val="6E081A9E"/>
    <w:rsid w:val="6E160D96"/>
    <w:rsid w:val="6E1B015A"/>
    <w:rsid w:val="6E217E67"/>
    <w:rsid w:val="6E5813AF"/>
    <w:rsid w:val="6E7837FF"/>
    <w:rsid w:val="6E804461"/>
    <w:rsid w:val="6E81609F"/>
    <w:rsid w:val="6E85086A"/>
    <w:rsid w:val="6E8977BA"/>
    <w:rsid w:val="6EA12D56"/>
    <w:rsid w:val="6EB04D47"/>
    <w:rsid w:val="6EBE56B6"/>
    <w:rsid w:val="6EDA1DC4"/>
    <w:rsid w:val="6F016A87"/>
    <w:rsid w:val="6F0C3CA6"/>
    <w:rsid w:val="6F1654F2"/>
    <w:rsid w:val="6F190B3E"/>
    <w:rsid w:val="6F3040D9"/>
    <w:rsid w:val="6F4831D1"/>
    <w:rsid w:val="6F4D6A39"/>
    <w:rsid w:val="6F4F4560"/>
    <w:rsid w:val="6F614293"/>
    <w:rsid w:val="6F685621"/>
    <w:rsid w:val="6F6F075E"/>
    <w:rsid w:val="6F767D3E"/>
    <w:rsid w:val="6F775864"/>
    <w:rsid w:val="6F7933F4"/>
    <w:rsid w:val="6FA0300D"/>
    <w:rsid w:val="6FA752D8"/>
    <w:rsid w:val="6FB22D40"/>
    <w:rsid w:val="6FB46AB9"/>
    <w:rsid w:val="6FC54822"/>
    <w:rsid w:val="6FC71173"/>
    <w:rsid w:val="6FD360C5"/>
    <w:rsid w:val="6FD9651F"/>
    <w:rsid w:val="6FDB5DF3"/>
    <w:rsid w:val="6FE27182"/>
    <w:rsid w:val="6FF84BF7"/>
    <w:rsid w:val="6FF9096F"/>
    <w:rsid w:val="70194B6E"/>
    <w:rsid w:val="701C7CDF"/>
    <w:rsid w:val="704C4F43"/>
    <w:rsid w:val="70550C5B"/>
    <w:rsid w:val="706978A3"/>
    <w:rsid w:val="70862203"/>
    <w:rsid w:val="70891CF3"/>
    <w:rsid w:val="709B37D5"/>
    <w:rsid w:val="709E0994"/>
    <w:rsid w:val="70A95EF1"/>
    <w:rsid w:val="70B36D70"/>
    <w:rsid w:val="70BA1EAD"/>
    <w:rsid w:val="70BC0F5C"/>
    <w:rsid w:val="70D34D1C"/>
    <w:rsid w:val="70FC4273"/>
    <w:rsid w:val="70FD2C8D"/>
    <w:rsid w:val="70FD789B"/>
    <w:rsid w:val="710650F2"/>
    <w:rsid w:val="71197447"/>
    <w:rsid w:val="71245578"/>
    <w:rsid w:val="712F289B"/>
    <w:rsid w:val="712F3578"/>
    <w:rsid w:val="713954C7"/>
    <w:rsid w:val="71453E6C"/>
    <w:rsid w:val="71687B5B"/>
    <w:rsid w:val="71775FF0"/>
    <w:rsid w:val="71836742"/>
    <w:rsid w:val="71836887"/>
    <w:rsid w:val="718801FD"/>
    <w:rsid w:val="718C1A9B"/>
    <w:rsid w:val="71A05546"/>
    <w:rsid w:val="71D227E0"/>
    <w:rsid w:val="71E002A1"/>
    <w:rsid w:val="71EF202A"/>
    <w:rsid w:val="71F118FE"/>
    <w:rsid w:val="71FE226D"/>
    <w:rsid w:val="720170F7"/>
    <w:rsid w:val="721675B7"/>
    <w:rsid w:val="723F4D5F"/>
    <w:rsid w:val="723F6B0D"/>
    <w:rsid w:val="72463042"/>
    <w:rsid w:val="72555F92"/>
    <w:rsid w:val="727F33AE"/>
    <w:rsid w:val="72874010"/>
    <w:rsid w:val="72897D89"/>
    <w:rsid w:val="728C7879"/>
    <w:rsid w:val="729F75AC"/>
    <w:rsid w:val="72A93F87"/>
    <w:rsid w:val="72AB41A3"/>
    <w:rsid w:val="72BA62F1"/>
    <w:rsid w:val="72BD3ED6"/>
    <w:rsid w:val="72CC5EC7"/>
    <w:rsid w:val="72F53670"/>
    <w:rsid w:val="72F571CC"/>
    <w:rsid w:val="73124717"/>
    <w:rsid w:val="731C0BFD"/>
    <w:rsid w:val="731E2BC7"/>
    <w:rsid w:val="732950C8"/>
    <w:rsid w:val="73297441"/>
    <w:rsid w:val="732C6241"/>
    <w:rsid w:val="732C6966"/>
    <w:rsid w:val="7339275C"/>
    <w:rsid w:val="733A1083"/>
    <w:rsid w:val="733D6639"/>
    <w:rsid w:val="734D7008"/>
    <w:rsid w:val="73591E51"/>
    <w:rsid w:val="736D3206"/>
    <w:rsid w:val="73741F51"/>
    <w:rsid w:val="738844E4"/>
    <w:rsid w:val="739F511B"/>
    <w:rsid w:val="73AA26AC"/>
    <w:rsid w:val="73B52DFF"/>
    <w:rsid w:val="73CF2113"/>
    <w:rsid w:val="73DC213A"/>
    <w:rsid w:val="73E159A2"/>
    <w:rsid w:val="73E334C8"/>
    <w:rsid w:val="741713C4"/>
    <w:rsid w:val="741915E0"/>
    <w:rsid w:val="741B2C62"/>
    <w:rsid w:val="74373814"/>
    <w:rsid w:val="74395C3E"/>
    <w:rsid w:val="74406B6D"/>
    <w:rsid w:val="745B5755"/>
    <w:rsid w:val="745E6FF3"/>
    <w:rsid w:val="746960C4"/>
    <w:rsid w:val="747F7695"/>
    <w:rsid w:val="748E78D8"/>
    <w:rsid w:val="74962C31"/>
    <w:rsid w:val="749D5D6D"/>
    <w:rsid w:val="74B3733F"/>
    <w:rsid w:val="74BB61F3"/>
    <w:rsid w:val="74CE3047"/>
    <w:rsid w:val="74E7523A"/>
    <w:rsid w:val="74F0512C"/>
    <w:rsid w:val="74F71921"/>
    <w:rsid w:val="75045DEC"/>
    <w:rsid w:val="750E120F"/>
    <w:rsid w:val="75165C7F"/>
    <w:rsid w:val="751A5670"/>
    <w:rsid w:val="751D6EAE"/>
    <w:rsid w:val="75367AF4"/>
    <w:rsid w:val="75371D1E"/>
    <w:rsid w:val="754937FF"/>
    <w:rsid w:val="754D7793"/>
    <w:rsid w:val="75556648"/>
    <w:rsid w:val="758115D9"/>
    <w:rsid w:val="75840CDB"/>
    <w:rsid w:val="75874327"/>
    <w:rsid w:val="759C4277"/>
    <w:rsid w:val="75A5137D"/>
    <w:rsid w:val="75AF5D58"/>
    <w:rsid w:val="75B90985"/>
    <w:rsid w:val="75CA7B5F"/>
    <w:rsid w:val="75CE1BF1"/>
    <w:rsid w:val="75D30DD8"/>
    <w:rsid w:val="75D43A11"/>
    <w:rsid w:val="75D51D74"/>
    <w:rsid w:val="75EB0D5A"/>
    <w:rsid w:val="75F23E97"/>
    <w:rsid w:val="75F419BD"/>
    <w:rsid w:val="761107C1"/>
    <w:rsid w:val="76225F59"/>
    <w:rsid w:val="762A1882"/>
    <w:rsid w:val="76377AFB"/>
    <w:rsid w:val="76391AC6"/>
    <w:rsid w:val="763C15B6"/>
    <w:rsid w:val="763E0E8A"/>
    <w:rsid w:val="76465F91"/>
    <w:rsid w:val="764A782F"/>
    <w:rsid w:val="764D731F"/>
    <w:rsid w:val="76564426"/>
    <w:rsid w:val="76746FA2"/>
    <w:rsid w:val="76854D0B"/>
    <w:rsid w:val="76961786"/>
    <w:rsid w:val="76BB697E"/>
    <w:rsid w:val="76BD26F7"/>
    <w:rsid w:val="76DD4B47"/>
    <w:rsid w:val="76E45ED5"/>
    <w:rsid w:val="76EC2FDC"/>
    <w:rsid w:val="76F1130B"/>
    <w:rsid w:val="770420D4"/>
    <w:rsid w:val="770E2F52"/>
    <w:rsid w:val="771D33A0"/>
    <w:rsid w:val="77364257"/>
    <w:rsid w:val="773F310C"/>
    <w:rsid w:val="774073CF"/>
    <w:rsid w:val="775A6197"/>
    <w:rsid w:val="776E39F1"/>
    <w:rsid w:val="777032C5"/>
    <w:rsid w:val="777728A5"/>
    <w:rsid w:val="777A0E5F"/>
    <w:rsid w:val="77A15B74"/>
    <w:rsid w:val="77AD62C7"/>
    <w:rsid w:val="77D5581E"/>
    <w:rsid w:val="77DF669D"/>
    <w:rsid w:val="77E912C9"/>
    <w:rsid w:val="78044A3B"/>
    <w:rsid w:val="78120820"/>
    <w:rsid w:val="781B5927"/>
    <w:rsid w:val="78393FFF"/>
    <w:rsid w:val="783C589D"/>
    <w:rsid w:val="783E7867"/>
    <w:rsid w:val="78511348"/>
    <w:rsid w:val="78544995"/>
    <w:rsid w:val="78623556"/>
    <w:rsid w:val="7884587C"/>
    <w:rsid w:val="78864B48"/>
    <w:rsid w:val="78941235"/>
    <w:rsid w:val="789B6A68"/>
    <w:rsid w:val="789D309E"/>
    <w:rsid w:val="78B6564F"/>
    <w:rsid w:val="78BC253A"/>
    <w:rsid w:val="78C37D6C"/>
    <w:rsid w:val="78C74C7B"/>
    <w:rsid w:val="78C7785D"/>
    <w:rsid w:val="78DC460F"/>
    <w:rsid w:val="78EF46BD"/>
    <w:rsid w:val="78F9177F"/>
    <w:rsid w:val="79112F30"/>
    <w:rsid w:val="792720A9"/>
    <w:rsid w:val="7927654D"/>
    <w:rsid w:val="79297BCF"/>
    <w:rsid w:val="79346574"/>
    <w:rsid w:val="7936053E"/>
    <w:rsid w:val="794F3DE9"/>
    <w:rsid w:val="797572B9"/>
    <w:rsid w:val="79764DDF"/>
    <w:rsid w:val="79797086"/>
    <w:rsid w:val="798219D5"/>
    <w:rsid w:val="7984574E"/>
    <w:rsid w:val="79891BE0"/>
    <w:rsid w:val="79927E6B"/>
    <w:rsid w:val="79A61220"/>
    <w:rsid w:val="79B3393D"/>
    <w:rsid w:val="79C14B25"/>
    <w:rsid w:val="79C43D9C"/>
    <w:rsid w:val="79F93A46"/>
    <w:rsid w:val="79FF6B82"/>
    <w:rsid w:val="7A24780B"/>
    <w:rsid w:val="7A4F18B8"/>
    <w:rsid w:val="7A5275FA"/>
    <w:rsid w:val="7A543372"/>
    <w:rsid w:val="7A57076C"/>
    <w:rsid w:val="7A676AD2"/>
    <w:rsid w:val="7A680BCB"/>
    <w:rsid w:val="7A6D4434"/>
    <w:rsid w:val="7A771C84"/>
    <w:rsid w:val="7A884DCA"/>
    <w:rsid w:val="7A8F7CA1"/>
    <w:rsid w:val="7AAF2356"/>
    <w:rsid w:val="7AB11B64"/>
    <w:rsid w:val="7AB931D5"/>
    <w:rsid w:val="7AC2652D"/>
    <w:rsid w:val="7AC5601E"/>
    <w:rsid w:val="7AEF6BF7"/>
    <w:rsid w:val="7B0F131B"/>
    <w:rsid w:val="7B13722D"/>
    <w:rsid w:val="7B1B79EC"/>
    <w:rsid w:val="7B1F572E"/>
    <w:rsid w:val="7B2368A0"/>
    <w:rsid w:val="7B30793B"/>
    <w:rsid w:val="7B6C46EB"/>
    <w:rsid w:val="7B7315D6"/>
    <w:rsid w:val="7B78100F"/>
    <w:rsid w:val="7B7B492E"/>
    <w:rsid w:val="7B7E5D05"/>
    <w:rsid w:val="7B8C74E0"/>
    <w:rsid w:val="7BC41E31"/>
    <w:rsid w:val="7BCD6588"/>
    <w:rsid w:val="7BD32074"/>
    <w:rsid w:val="7BD81D81"/>
    <w:rsid w:val="7BE47080"/>
    <w:rsid w:val="7BE95D3C"/>
    <w:rsid w:val="7BF344C5"/>
    <w:rsid w:val="7C281D40"/>
    <w:rsid w:val="7C345209"/>
    <w:rsid w:val="7C3C640A"/>
    <w:rsid w:val="7C3F770A"/>
    <w:rsid w:val="7C4D0079"/>
    <w:rsid w:val="7C5D644B"/>
    <w:rsid w:val="7C75137E"/>
    <w:rsid w:val="7C773348"/>
    <w:rsid w:val="7C7750F6"/>
    <w:rsid w:val="7C7A60F1"/>
    <w:rsid w:val="7C9537CE"/>
    <w:rsid w:val="7CA659DB"/>
    <w:rsid w:val="7CA81753"/>
    <w:rsid w:val="7CD2057E"/>
    <w:rsid w:val="7CDC13FD"/>
    <w:rsid w:val="7CE85FF3"/>
    <w:rsid w:val="7D192E0C"/>
    <w:rsid w:val="7D197209"/>
    <w:rsid w:val="7D2863F0"/>
    <w:rsid w:val="7D2C4132"/>
    <w:rsid w:val="7D344D95"/>
    <w:rsid w:val="7D7D2BE0"/>
    <w:rsid w:val="7D8F646F"/>
    <w:rsid w:val="7D9615AC"/>
    <w:rsid w:val="7D9A5540"/>
    <w:rsid w:val="7DAF0AC7"/>
    <w:rsid w:val="7DC223A1"/>
    <w:rsid w:val="7DCC5175"/>
    <w:rsid w:val="7DD86068"/>
    <w:rsid w:val="7DFD162B"/>
    <w:rsid w:val="7DFF35F5"/>
    <w:rsid w:val="7E033D48"/>
    <w:rsid w:val="7E0E3838"/>
    <w:rsid w:val="7E3D5ECB"/>
    <w:rsid w:val="7E406F2C"/>
    <w:rsid w:val="7E4D4360"/>
    <w:rsid w:val="7E625402"/>
    <w:rsid w:val="7E694F12"/>
    <w:rsid w:val="7E6D4A02"/>
    <w:rsid w:val="7E7933A7"/>
    <w:rsid w:val="7E8273B2"/>
    <w:rsid w:val="7EAF501B"/>
    <w:rsid w:val="7EB4618D"/>
    <w:rsid w:val="7EB77A2B"/>
    <w:rsid w:val="7EBB067E"/>
    <w:rsid w:val="7ECA2D05"/>
    <w:rsid w:val="7ECB797B"/>
    <w:rsid w:val="7ECD36F3"/>
    <w:rsid w:val="7ECF1219"/>
    <w:rsid w:val="7EF33E90"/>
    <w:rsid w:val="7EF96296"/>
    <w:rsid w:val="7F127358"/>
    <w:rsid w:val="7F166E48"/>
    <w:rsid w:val="7F21759B"/>
    <w:rsid w:val="7F5434CC"/>
    <w:rsid w:val="7F673200"/>
    <w:rsid w:val="7F802513"/>
    <w:rsid w:val="7F8813C8"/>
    <w:rsid w:val="7F8D69DE"/>
    <w:rsid w:val="7FA12426"/>
    <w:rsid w:val="7FA2692E"/>
    <w:rsid w:val="7FA97CBC"/>
    <w:rsid w:val="7FAC3308"/>
    <w:rsid w:val="7FAC50B6"/>
    <w:rsid w:val="7FBD3767"/>
    <w:rsid w:val="7FCF6FF7"/>
    <w:rsid w:val="7FE728A3"/>
    <w:rsid w:val="7FF07699"/>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等线" w:hAnsi="等线" w:eastAsia="宋体" w:cs="Times New Roman"/>
      <w:kern w:val="2"/>
      <w:sz w:val="24"/>
      <w:szCs w:val="22"/>
      <w:lang w:val="en-US" w:eastAsia="zh-CN" w:bidi="ar-SA"/>
    </w:rPr>
  </w:style>
  <w:style w:type="paragraph" w:styleId="2">
    <w:name w:val="heading 1"/>
    <w:basedOn w:val="1"/>
    <w:next w:val="1"/>
    <w:link w:val="20"/>
    <w:autoRedefine/>
    <w:qFormat/>
    <w:uiPriority w:val="9"/>
    <w:pPr>
      <w:keepNext/>
      <w:keepLines/>
      <w:numPr>
        <w:ilvl w:val="0"/>
        <w:numId w:val="1"/>
      </w:numPr>
      <w:spacing w:before="340" w:after="330" w:line="578" w:lineRule="auto"/>
      <w:outlineLvl w:val="0"/>
    </w:pPr>
    <w:rPr>
      <w:b/>
      <w:bCs/>
      <w:kern w:val="44"/>
      <w:sz w:val="36"/>
      <w:szCs w:val="44"/>
    </w:rPr>
  </w:style>
  <w:style w:type="paragraph" w:styleId="3">
    <w:name w:val="heading 2"/>
    <w:basedOn w:val="1"/>
    <w:next w:val="1"/>
    <w:link w:val="21"/>
    <w:autoRedefine/>
    <w:unhideWhenUsed/>
    <w:qFormat/>
    <w:uiPriority w:val="9"/>
    <w:pPr>
      <w:keepNext/>
      <w:keepLines/>
      <w:spacing w:before="260" w:after="260" w:line="416" w:lineRule="auto"/>
      <w:outlineLvl w:val="1"/>
    </w:pPr>
    <w:rPr>
      <w:rFonts w:ascii="等线 Light" w:hAnsi="等线 Light"/>
      <w:b/>
      <w:bCs/>
      <w:sz w:val="30"/>
      <w:szCs w:val="32"/>
    </w:rPr>
  </w:style>
  <w:style w:type="paragraph" w:styleId="4">
    <w:name w:val="heading 3"/>
    <w:basedOn w:val="1"/>
    <w:next w:val="1"/>
    <w:link w:val="22"/>
    <w:autoRedefine/>
    <w:unhideWhenUsed/>
    <w:qFormat/>
    <w:uiPriority w:val="9"/>
    <w:pPr>
      <w:keepNext/>
      <w:keepLines/>
      <w:spacing w:before="260" w:after="260" w:line="416" w:lineRule="auto"/>
      <w:outlineLvl w:val="2"/>
    </w:pPr>
    <w:rPr>
      <w:b/>
      <w:bCs/>
      <w:szCs w:val="32"/>
    </w:rPr>
  </w:style>
  <w:style w:type="paragraph" w:styleId="5">
    <w:name w:val="heading 4"/>
    <w:basedOn w:val="1"/>
    <w:next w:val="1"/>
    <w:link w:val="23"/>
    <w:autoRedefine/>
    <w:unhideWhenUsed/>
    <w:qFormat/>
    <w:uiPriority w:val="9"/>
    <w:pPr>
      <w:keepNext/>
      <w:keepLines/>
      <w:spacing w:before="280" w:after="290" w:line="376" w:lineRule="auto"/>
      <w:outlineLvl w:val="3"/>
    </w:pPr>
    <w:rPr>
      <w:rFonts w:ascii="等线 Light" w:hAnsi="等线 Light"/>
      <w:b/>
      <w:bCs/>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jc w:val="left"/>
    </w:pPr>
  </w:style>
  <w:style w:type="paragraph" w:styleId="7">
    <w:name w:val="toc 3"/>
    <w:basedOn w:val="1"/>
    <w:next w:val="1"/>
    <w:autoRedefine/>
    <w:unhideWhenUsed/>
    <w:qFormat/>
    <w:uiPriority w:val="39"/>
    <w:pPr>
      <w:widowControl/>
      <w:spacing w:after="100" w:line="259" w:lineRule="auto"/>
      <w:ind w:left="440"/>
      <w:jc w:val="left"/>
    </w:pPr>
    <w:rPr>
      <w:rFonts w:eastAsia="等线"/>
      <w:kern w:val="0"/>
      <w:sz w:val="22"/>
    </w:rPr>
  </w:style>
  <w:style w:type="paragraph" w:styleId="8">
    <w:name w:val="footer"/>
    <w:basedOn w:val="1"/>
    <w:link w:val="24"/>
    <w:autoRedefine/>
    <w:unhideWhenUsed/>
    <w:qFormat/>
    <w:uiPriority w:val="99"/>
    <w:pPr>
      <w:tabs>
        <w:tab w:val="center" w:pos="4153"/>
        <w:tab w:val="right" w:pos="8306"/>
      </w:tabs>
      <w:snapToGrid w:val="0"/>
      <w:jc w:val="left"/>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eastAsia="等线"/>
      <w:kern w:val="0"/>
      <w:sz w:val="22"/>
    </w:rPr>
  </w:style>
  <w:style w:type="paragraph" w:styleId="11">
    <w:name w:val="toc 2"/>
    <w:basedOn w:val="1"/>
    <w:next w:val="1"/>
    <w:autoRedefine/>
    <w:unhideWhenUsed/>
    <w:qFormat/>
    <w:uiPriority w:val="39"/>
    <w:pPr>
      <w:widowControl/>
      <w:spacing w:after="100" w:line="259" w:lineRule="auto"/>
      <w:ind w:left="220"/>
      <w:jc w:val="left"/>
    </w:pPr>
    <w:rPr>
      <w:rFonts w:eastAsia="等线"/>
      <w:kern w:val="0"/>
      <w:sz w:val="22"/>
    </w:rPr>
  </w:style>
  <w:style w:type="paragraph" w:styleId="12">
    <w:name w:val="Normal (Web)"/>
    <w:basedOn w:val="1"/>
    <w:semiHidden/>
    <w:unhideWhenUsed/>
    <w:qFormat/>
    <w:uiPriority w:val="99"/>
    <w:pPr>
      <w:spacing w:beforeAutospacing="1" w:afterAutospacing="1"/>
      <w:jc w:val="left"/>
    </w:pPr>
    <w:rPr>
      <w:kern w:val="0"/>
    </w:rPr>
  </w:style>
  <w:style w:type="table" w:styleId="14">
    <w:name w:val="Table Grid"/>
    <w:basedOn w:val="13"/>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page number"/>
    <w:qFormat/>
    <w:uiPriority w:val="0"/>
  </w:style>
  <w:style w:type="character" w:styleId="18">
    <w:name w:val="FollowedHyperlink"/>
    <w:basedOn w:val="15"/>
    <w:autoRedefine/>
    <w:semiHidden/>
    <w:unhideWhenUsed/>
    <w:qFormat/>
    <w:uiPriority w:val="99"/>
    <w:rPr>
      <w:color w:val="800080"/>
      <w:u w:val="single"/>
    </w:rPr>
  </w:style>
  <w:style w:type="character" w:styleId="19">
    <w:name w:val="Hyperlink"/>
    <w:autoRedefine/>
    <w:unhideWhenUsed/>
    <w:qFormat/>
    <w:uiPriority w:val="99"/>
    <w:rPr>
      <w:color w:val="0563C1"/>
      <w:u w:val="single"/>
    </w:rPr>
  </w:style>
  <w:style w:type="character" w:customStyle="1" w:styleId="20">
    <w:name w:val="标题 1 字符"/>
    <w:link w:val="2"/>
    <w:autoRedefine/>
    <w:qFormat/>
    <w:uiPriority w:val="9"/>
    <w:rPr>
      <w:rFonts w:eastAsia="宋体"/>
      <w:b/>
      <w:bCs/>
      <w:kern w:val="44"/>
      <w:sz w:val="36"/>
      <w:szCs w:val="44"/>
    </w:rPr>
  </w:style>
  <w:style w:type="character" w:customStyle="1" w:styleId="21">
    <w:name w:val="标题 2 字符"/>
    <w:link w:val="3"/>
    <w:autoRedefine/>
    <w:qFormat/>
    <w:uiPriority w:val="9"/>
    <w:rPr>
      <w:rFonts w:ascii="等线 Light" w:hAnsi="等线 Light" w:eastAsia="宋体" w:cs="Times New Roman"/>
      <w:b/>
      <w:bCs/>
      <w:sz w:val="30"/>
      <w:szCs w:val="32"/>
    </w:rPr>
  </w:style>
  <w:style w:type="character" w:customStyle="1" w:styleId="22">
    <w:name w:val="标题 3 字符"/>
    <w:link w:val="4"/>
    <w:autoRedefine/>
    <w:qFormat/>
    <w:uiPriority w:val="9"/>
    <w:rPr>
      <w:rFonts w:eastAsia="宋体"/>
      <w:b/>
      <w:bCs/>
      <w:szCs w:val="32"/>
    </w:rPr>
  </w:style>
  <w:style w:type="character" w:customStyle="1" w:styleId="23">
    <w:name w:val="标题 4 字符"/>
    <w:link w:val="5"/>
    <w:autoRedefine/>
    <w:qFormat/>
    <w:uiPriority w:val="9"/>
    <w:rPr>
      <w:rFonts w:ascii="等线 Light" w:hAnsi="等线 Light" w:eastAsia="宋体" w:cs="Times New Roman"/>
      <w:b/>
      <w:bCs/>
      <w:szCs w:val="28"/>
    </w:rPr>
  </w:style>
  <w:style w:type="character" w:customStyle="1" w:styleId="24">
    <w:name w:val="页脚 字符"/>
    <w:link w:val="8"/>
    <w:autoRedefine/>
    <w:qFormat/>
    <w:uiPriority w:val="99"/>
    <w:rPr>
      <w:rFonts w:eastAsia="宋体"/>
      <w:sz w:val="18"/>
      <w:szCs w:val="18"/>
    </w:rPr>
  </w:style>
  <w:style w:type="character" w:customStyle="1" w:styleId="25">
    <w:name w:val="页眉 字符"/>
    <w:link w:val="9"/>
    <w:autoRedefine/>
    <w:qFormat/>
    <w:uiPriority w:val="99"/>
    <w:rPr>
      <w:rFonts w:eastAsia="宋体"/>
      <w:sz w:val="18"/>
      <w:szCs w:val="18"/>
    </w:rPr>
  </w:style>
  <w:style w:type="paragraph" w:styleId="26">
    <w:name w:val="List Paragraph"/>
    <w:basedOn w:val="1"/>
    <w:autoRedefine/>
    <w:qFormat/>
    <w:uiPriority w:val="34"/>
    <w:pPr>
      <w:ind w:firstLine="420" w:firstLineChars="200"/>
    </w:pPr>
  </w:style>
  <w:style w:type="paragraph" w:customStyle="1" w:styleId="27">
    <w:name w:val="_Style 22"/>
    <w:basedOn w:val="2"/>
    <w:next w:val="1"/>
    <w:autoRedefine/>
    <w:unhideWhenUsed/>
    <w:qFormat/>
    <w:uiPriority w:val="39"/>
    <w:pPr>
      <w:widowControl/>
      <w:numPr>
        <w:numId w:val="0"/>
      </w:numPr>
      <w:spacing w:before="240" w:after="0" w:line="259" w:lineRule="auto"/>
      <w:jc w:val="left"/>
      <w:outlineLvl w:val="9"/>
    </w:pPr>
    <w:rPr>
      <w:rFonts w:ascii="等线 Light" w:hAnsi="等线 Light" w:eastAsia="等线 Light"/>
      <w:b w:val="0"/>
      <w:bCs w:val="0"/>
      <w:color w:val="2E74B5"/>
      <w:kern w:val="0"/>
      <w:sz w:val="32"/>
      <w:szCs w:val="32"/>
    </w:rPr>
  </w:style>
  <w:style w:type="character" w:customStyle="1" w:styleId="28">
    <w:name w:val="font11"/>
    <w:basedOn w:val="15"/>
    <w:qFormat/>
    <w:uiPriority w:val="0"/>
    <w:rPr>
      <w:rFonts w:hint="eastAsia" w:ascii="宋体" w:hAnsi="宋体" w:eastAsia="宋体" w:cs="宋体"/>
      <w:color w:val="000000"/>
      <w:sz w:val="24"/>
      <w:szCs w:val="24"/>
      <w:u w:val="none"/>
    </w:rPr>
  </w:style>
  <w:style w:type="character" w:customStyle="1" w:styleId="29">
    <w:name w:val="font21"/>
    <w:basedOn w:val="15"/>
    <w:qFormat/>
    <w:uiPriority w:val="0"/>
    <w:rPr>
      <w:rFonts w:hint="default" w:ascii="Times New Roman" w:hAnsi="Times New Roman" w:cs="Times New Roman"/>
      <w:color w:val="000000"/>
      <w:sz w:val="24"/>
      <w:szCs w:val="24"/>
      <w:u w:val="none"/>
    </w:rPr>
  </w:style>
</w:styles>
</file>

<file path=word/_rels/document.xml.rels><?xml version='1.0' encoding='UTF-8' standalone='yes'?>
<Relationships xmlns="http://schemas.openxmlformats.org/package/2006/relationships"><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numbering" Target="numbering.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30</Pages>
  <Words>8095</Words>
  <Characters>10006</Characters>
  <Lines>85</Lines>
  <Paragraphs>24</Paragraphs>
  <TotalTime>11</TotalTime>
  <ScaleCrop>false</ScaleCrop>
  <LinksUpToDate>false</LinksUpToDate>
  <CharactersWithSpaces>10235</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2023-10-24T09:04:00Z</dcterms:created>
  <dc:creator>chenx13</dc:creator>
  <cp:lastModifiedBy>蓝色星期三</cp:lastModifiedBy>
  <cp:lastPrinted>2024-09-11T08:14:00Z</cp:lastPrinted>
  <dcterms:modified xsi:type="dcterms:W3CDTF">2025-03-19T14:24:13Z</dcterms:modified>
  <cp:revision>321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22387AA2A0364F6082642A908D47E893_13</vt:lpwstr>
  </property>
  <property fmtid="{D5CDD505-2E9C-101B-9397-08002B2CF9AE}" pid="4" name="KSOTemplateDocerSaveRecord">
    <vt:lpwstr>eyJoZGlkIjoiYjYwOGM3MzYxYWU3NGUyZGU5NTM0NDI5ZGZiNDhjMDYiLCJ1c2VySWQiOiI2NDA1NDQ0MDkifQ==</vt:lpwstr>
  </property>
</Properties>
</file>